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AD441F" w14:textId="77777777" w:rsidR="00786AF4" w:rsidRPr="00F66235" w:rsidRDefault="001D6C96" w:rsidP="00A5094B">
      <w:pPr>
        <w:pStyle w:val="NRELHead01"/>
        <w:rPr>
          <w:ins w:id="0" w:author="mmeshek" w:date="2017-09-26T08:11:00Z"/>
        </w:rPr>
      </w:pPr>
      <w:bookmarkStart w:id="1" w:name="abstract"/>
      <w:bookmarkStart w:id="2" w:name="_Toc492447364"/>
      <w:bookmarkEnd w:id="1"/>
      <w:ins w:id="3" w:author="mmeshek" w:date="2017-09-26T08:43:00Z">
        <w:r w:rsidRPr="00F66235">
          <w:t xml:space="preserve">Acronyms and </w:t>
        </w:r>
      </w:ins>
      <w:ins w:id="4" w:author="mmeshek" w:date="2017-09-26T08:11:00Z">
        <w:r w:rsidR="00786AF4" w:rsidRPr="00F66235">
          <w:t xml:space="preserve">Glossary </w:t>
        </w:r>
      </w:ins>
    </w:p>
    <w:p w14:paraId="601B150E" w14:textId="77777777" w:rsidR="00AD07D6" w:rsidRDefault="00AD07D6" w:rsidP="00AD07D6">
      <w:pPr>
        <w:pStyle w:val="NRELNomenclature"/>
        <w:rPr>
          <w:ins w:id="5" w:author="mmeshek" w:date="2017-09-26T08:58:00Z"/>
        </w:rPr>
      </w:pPr>
      <w:ins w:id="6" w:author="mmeshek" w:date="2017-09-26T08:58:00Z">
        <w:r>
          <w:t>ACI</w:t>
        </w:r>
      </w:ins>
      <w:r>
        <w:tab/>
      </w:r>
      <w:ins w:id="7" w:author="mmeshek" w:date="2017-09-26T08:58:00Z">
        <w:r>
          <w:t>Application Container Image</w:t>
        </w:r>
      </w:ins>
    </w:p>
    <w:p w14:paraId="0A0391FB" w14:textId="77777777" w:rsidR="00AD07D6" w:rsidRDefault="00AD07D6" w:rsidP="00AD07D6">
      <w:pPr>
        <w:pStyle w:val="NRELNomenclature"/>
        <w:rPr>
          <w:ins w:id="8" w:author="mmeshek" w:date="2017-09-26T08:58:00Z"/>
        </w:rPr>
      </w:pPr>
      <w:ins w:id="9" w:author="mmeshek" w:date="2017-09-26T08:58:00Z">
        <w:r>
          <w:t>AESD</w:t>
        </w:r>
      </w:ins>
      <w:r>
        <w:tab/>
      </w:r>
      <w:ins w:id="10" w:author="mmeshek" w:date="2017-09-26T08:58:00Z">
        <w:r>
          <w:t>Advanced Energy System Design</w:t>
        </w:r>
      </w:ins>
    </w:p>
    <w:p w14:paraId="46040022" w14:textId="77777777" w:rsidR="00AD07D6" w:rsidRDefault="00AD07D6" w:rsidP="00AD07D6">
      <w:pPr>
        <w:pStyle w:val="NRELNomenclature"/>
        <w:rPr>
          <w:ins w:id="11" w:author="mmeshek" w:date="2017-09-26T08:58:00Z"/>
        </w:rPr>
      </w:pPr>
      <w:ins w:id="12" w:author="mmeshek" w:date="2017-09-26T08:58:00Z">
        <w:r>
          <w:t>API</w:t>
        </w:r>
      </w:ins>
      <w:r>
        <w:tab/>
      </w:r>
      <w:ins w:id="13" w:author="mmeshek" w:date="2017-09-26T08:58:00Z">
        <w:r>
          <w:t>application programming interface</w:t>
        </w:r>
      </w:ins>
    </w:p>
    <w:p w14:paraId="2285E9CD" w14:textId="77777777" w:rsidR="00AD07D6" w:rsidRDefault="00AD07D6" w:rsidP="00AD07D6">
      <w:pPr>
        <w:pStyle w:val="NRELNomenclature"/>
        <w:rPr>
          <w:ins w:id="14" w:author="mmeshek" w:date="2017-09-26T08:58:00Z"/>
        </w:rPr>
      </w:pPr>
      <w:ins w:id="15" w:author="mmeshek" w:date="2017-09-26T08:58:00Z">
        <w:r>
          <w:t>C++</w:t>
        </w:r>
      </w:ins>
      <w:r>
        <w:tab/>
      </w:r>
      <w:ins w:id="16" w:author="mmeshek" w:date="2017-09-26T08:58:00Z">
        <w:r>
          <w:t>a programming language</w:t>
        </w:r>
      </w:ins>
    </w:p>
    <w:p w14:paraId="066721F6" w14:textId="77777777" w:rsidR="00AD07D6" w:rsidRDefault="00AD07D6" w:rsidP="00AD07D6">
      <w:pPr>
        <w:pStyle w:val="NRELNomenclature"/>
        <w:rPr>
          <w:ins w:id="17" w:author="mmeshek" w:date="2017-09-26T08:58:00Z"/>
        </w:rPr>
      </w:pPr>
      <w:ins w:id="18" w:author="mmeshek" w:date="2017-09-26T08:58:00Z">
        <w:r>
          <w:t>CSV</w:t>
        </w:r>
      </w:ins>
      <w:r>
        <w:tab/>
      </w:r>
      <w:ins w:id="19" w:author="mmeshek" w:date="2017-09-26T08:58:00Z">
        <w:r>
          <w:t>comma-separated-value file</w:t>
        </w:r>
      </w:ins>
    </w:p>
    <w:p w14:paraId="3D8E8E98" w14:textId="77777777" w:rsidR="00AD07D6" w:rsidRDefault="00AD07D6" w:rsidP="00AD07D6">
      <w:pPr>
        <w:pStyle w:val="NRELNomenclature"/>
        <w:rPr>
          <w:ins w:id="20" w:author="mmeshek" w:date="2017-09-26T08:58:00Z"/>
        </w:rPr>
      </w:pPr>
      <w:ins w:id="21" w:author="mmeshek" w:date="2017-09-26T08:58:00Z">
        <w:r>
          <w:t>Chrome</w:t>
        </w:r>
      </w:ins>
      <w:r>
        <w:tab/>
      </w:r>
      <w:ins w:id="22" w:author="mmeshek" w:date="2017-09-26T08:58:00Z">
        <w:r>
          <w:t>a web browser</w:t>
        </w:r>
      </w:ins>
    </w:p>
    <w:p w14:paraId="210127D9" w14:textId="77777777" w:rsidR="00AD07D6" w:rsidRDefault="00AD07D6" w:rsidP="00AD07D6">
      <w:pPr>
        <w:pStyle w:val="NRELNomenclature"/>
        <w:rPr>
          <w:ins w:id="23" w:author="mmeshek" w:date="2017-09-26T08:58:00Z"/>
        </w:rPr>
      </w:pPr>
      <w:ins w:id="24" w:author="mmeshek" w:date="2017-09-26T08:58:00Z">
        <w:r>
          <w:t>Firefox</w:t>
        </w:r>
      </w:ins>
      <w:r>
        <w:tab/>
      </w:r>
      <w:ins w:id="25" w:author="mmeshek" w:date="2017-09-26T08:58:00Z">
        <w:r>
          <w:t>a web browser</w:t>
        </w:r>
      </w:ins>
    </w:p>
    <w:p w14:paraId="44628660" w14:textId="77777777" w:rsidR="00AD07D6" w:rsidRDefault="00AD07D6" w:rsidP="00AD07D6">
      <w:pPr>
        <w:pStyle w:val="NRELNomenclature"/>
        <w:rPr>
          <w:ins w:id="26" w:author="mmeshek" w:date="2017-09-26T08:58:00Z"/>
        </w:rPr>
      </w:pPr>
      <w:ins w:id="27" w:author="mmeshek" w:date="2017-09-26T08:58:00Z">
        <w:r>
          <w:t>Google Protocol Buffers</w:t>
        </w:r>
      </w:ins>
      <w:r>
        <w:tab/>
      </w:r>
      <w:ins w:id="28" w:author="mmeshek" w:date="2017-09-26T08:58:00Z">
        <w:r>
          <w:t>a serialization specification</w:t>
        </w:r>
      </w:ins>
    </w:p>
    <w:p w14:paraId="12C9E2DA" w14:textId="77777777" w:rsidR="00AD07D6" w:rsidRDefault="00AD07D6" w:rsidP="00AD07D6">
      <w:pPr>
        <w:pStyle w:val="NRELNomenclature"/>
        <w:rPr>
          <w:ins w:id="29" w:author="mmeshek" w:date="2017-09-26T08:58:00Z"/>
        </w:rPr>
      </w:pPr>
      <w:ins w:id="30" w:author="mmeshek" w:date="2017-09-26T08:58:00Z">
        <w:r>
          <w:t>HTTP</w:t>
        </w:r>
      </w:ins>
      <w:r>
        <w:tab/>
      </w:r>
      <w:ins w:id="31" w:author="mmeshek" w:date="2017-09-26T08:58:00Z">
        <w:r>
          <w:t>Hypertext Transfer Protocol</w:t>
        </w:r>
      </w:ins>
    </w:p>
    <w:p w14:paraId="66106DBB" w14:textId="77777777" w:rsidR="00AD07D6" w:rsidRDefault="00AD07D6" w:rsidP="00AD07D6">
      <w:pPr>
        <w:pStyle w:val="NRELNomenclature"/>
        <w:rPr>
          <w:ins w:id="32" w:author="mmeshek" w:date="2017-09-26T08:58:00Z"/>
        </w:rPr>
      </w:pPr>
      <w:ins w:id="33" w:author="mmeshek" w:date="2017-09-26T08:58:00Z">
        <w:r>
          <w:t>HTTPS</w:t>
        </w:r>
      </w:ins>
      <w:r>
        <w:tab/>
      </w:r>
      <w:ins w:id="34" w:author="mmeshek" w:date="2017-09-26T08:58:00Z">
        <w:r>
          <w:t>Hypertext Transfer Protocol Secure</w:t>
        </w:r>
      </w:ins>
    </w:p>
    <w:p w14:paraId="1F4E830A" w14:textId="77777777" w:rsidR="00AD07D6" w:rsidRDefault="00AD07D6" w:rsidP="00AD07D6">
      <w:pPr>
        <w:pStyle w:val="NRELNomenclature"/>
        <w:rPr>
          <w:ins w:id="35" w:author="mmeshek" w:date="2017-09-26T08:58:00Z"/>
        </w:rPr>
      </w:pPr>
      <w:ins w:id="36" w:author="mmeshek" w:date="2017-09-26T08:58:00Z">
        <w:r>
          <w:t>Haskell</w:t>
        </w:r>
      </w:ins>
      <w:r>
        <w:tab/>
      </w:r>
      <w:ins w:id="37" w:author="mmeshek" w:date="2017-09-26T08:58:00Z">
        <w:r>
          <w:t>a programming language</w:t>
        </w:r>
      </w:ins>
    </w:p>
    <w:p w14:paraId="2205E3E3" w14:textId="77777777" w:rsidR="00AD07D6" w:rsidRDefault="00AD07D6" w:rsidP="00AD07D6">
      <w:pPr>
        <w:pStyle w:val="NRELNomenclature"/>
        <w:rPr>
          <w:ins w:id="38" w:author="mmeshek" w:date="2017-09-26T08:58:00Z"/>
        </w:rPr>
      </w:pPr>
      <w:ins w:id="39" w:author="mmeshek" w:date="2017-09-26T08:58:00Z">
        <w:r>
          <w:t>IoT</w:t>
        </w:r>
      </w:ins>
      <w:r>
        <w:tab/>
      </w:r>
      <w:ins w:id="40" w:author="mmeshek" w:date="2017-09-26T08:58:00Z">
        <w:r>
          <w:t>Internet of Thinks</w:t>
        </w:r>
      </w:ins>
    </w:p>
    <w:p w14:paraId="5704395B" w14:textId="77777777" w:rsidR="00AD07D6" w:rsidRDefault="00AD07D6" w:rsidP="00AD07D6">
      <w:pPr>
        <w:pStyle w:val="NRELNomenclature"/>
        <w:rPr>
          <w:ins w:id="41" w:author="mmeshek" w:date="2017-09-26T08:58:00Z"/>
        </w:rPr>
      </w:pPr>
      <w:ins w:id="42" w:author="mmeshek" w:date="2017-09-26T08:58:00Z">
        <w:r>
          <w:t>JSON</w:t>
        </w:r>
      </w:ins>
      <w:r>
        <w:tab/>
      </w:r>
      <w:ins w:id="43" w:author="mmeshek" w:date="2017-09-26T08:58:00Z">
        <w:r>
          <w:t>JavaScript Object Notation</w:t>
        </w:r>
      </w:ins>
    </w:p>
    <w:p w14:paraId="5819333F" w14:textId="77777777" w:rsidR="00AD07D6" w:rsidRDefault="00AD07D6" w:rsidP="00AD07D6">
      <w:pPr>
        <w:pStyle w:val="NRELNomenclature"/>
        <w:rPr>
          <w:ins w:id="44" w:author="mmeshek" w:date="2017-09-26T08:58:00Z"/>
        </w:rPr>
      </w:pPr>
      <w:ins w:id="45" w:author="mmeshek" w:date="2017-09-26T08:58:00Z">
        <w:r>
          <w:t>JavaScript</w:t>
        </w:r>
      </w:ins>
      <w:r>
        <w:tab/>
      </w:r>
      <w:ins w:id="46" w:author="mmeshek" w:date="2017-09-26T08:58:00Z">
        <w:r>
          <w:t>a programming language</w:t>
        </w:r>
      </w:ins>
    </w:p>
    <w:p w14:paraId="59CFD3E6" w14:textId="77777777" w:rsidR="00AD07D6" w:rsidRDefault="00AD07D6" w:rsidP="00AD07D6">
      <w:pPr>
        <w:pStyle w:val="NRELNomenclature"/>
        <w:rPr>
          <w:ins w:id="47" w:author="mmeshek" w:date="2017-09-26T08:58:00Z"/>
        </w:rPr>
      </w:pPr>
      <w:ins w:id="48" w:author="mmeshek" w:date="2017-09-26T08:58:00Z">
        <w:r>
          <w:t>MySQL</w:t>
        </w:r>
      </w:ins>
      <w:r>
        <w:tab/>
      </w:r>
      <w:ins w:id="49" w:author="mmeshek" w:date="2017-09-26T08:58:00Z">
        <w:r>
          <w:t>a database server product</w:t>
        </w:r>
      </w:ins>
    </w:p>
    <w:p w14:paraId="1500FA7F" w14:textId="77777777" w:rsidR="00AD07D6" w:rsidRDefault="00AD07D6" w:rsidP="00AD07D6">
      <w:pPr>
        <w:pStyle w:val="NRELNomenclature"/>
        <w:rPr>
          <w:ins w:id="50" w:author="mmeshek" w:date="2017-09-26T08:58:00Z"/>
        </w:rPr>
      </w:pPr>
      <w:ins w:id="51" w:author="mmeshek" w:date="2017-09-26T08:58:00Z">
        <w:r>
          <w:t>NREL</w:t>
        </w:r>
      </w:ins>
      <w:r>
        <w:tab/>
      </w:r>
      <w:ins w:id="52" w:author="mmeshek" w:date="2017-09-26T08:58:00Z">
        <w:r>
          <w:t>National Renewable Energy Laboratory</w:t>
        </w:r>
      </w:ins>
    </w:p>
    <w:p w14:paraId="619688BE" w14:textId="77777777" w:rsidR="00AD07D6" w:rsidRDefault="00AD07D6" w:rsidP="00AD07D6">
      <w:pPr>
        <w:pStyle w:val="NRELNomenclature"/>
        <w:rPr>
          <w:ins w:id="53" w:author="mmeshek" w:date="2017-09-26T08:58:00Z"/>
        </w:rPr>
      </w:pPr>
      <w:ins w:id="54" w:author="mmeshek" w:date="2017-09-26T08:58:00Z">
        <w:r>
          <w:t>ODBC</w:t>
        </w:r>
      </w:ins>
      <w:r>
        <w:tab/>
      </w:r>
      <w:ins w:id="55" w:author="mmeshek" w:date="2017-09-26T08:58:00Z">
        <w:r>
          <w:t>Open Database Connectivity</w:t>
        </w:r>
      </w:ins>
    </w:p>
    <w:p w14:paraId="6708BA1C" w14:textId="77777777" w:rsidR="00AD07D6" w:rsidRDefault="00AD07D6" w:rsidP="00AD07D6">
      <w:pPr>
        <w:pStyle w:val="NRELNomenclature"/>
        <w:rPr>
          <w:ins w:id="56" w:author="mmeshek" w:date="2017-09-26T08:58:00Z"/>
        </w:rPr>
      </w:pPr>
      <w:ins w:id="57" w:author="mmeshek" w:date="2017-09-26T08:58:00Z">
        <w:r>
          <w:t>POSIX Epoch</w:t>
        </w:r>
      </w:ins>
      <w:r>
        <w:tab/>
      </w:r>
      <w:ins w:id="58" w:author="mmeshek" w:date="2017-09-26T08:58:00Z">
        <w:r>
          <w:t>seconds since midnight 1 January 1970 UTC</w:t>
        </w:r>
      </w:ins>
    </w:p>
    <w:p w14:paraId="54D8C340" w14:textId="77777777" w:rsidR="00AD07D6" w:rsidRDefault="00AD07D6" w:rsidP="00AD07D6">
      <w:pPr>
        <w:pStyle w:val="NRELNomenclature"/>
        <w:rPr>
          <w:ins w:id="59" w:author="mmeshek" w:date="2017-09-26T08:58:00Z"/>
        </w:rPr>
      </w:pPr>
      <w:ins w:id="60" w:author="mmeshek" w:date="2017-09-26T08:58:00Z">
        <w:r>
          <w:t>PostgreSQL</w:t>
        </w:r>
      </w:ins>
      <w:r>
        <w:tab/>
      </w:r>
      <w:ins w:id="61" w:author="mmeshek" w:date="2017-09-26T08:58:00Z">
        <w:r>
          <w:t>a database server product</w:t>
        </w:r>
      </w:ins>
    </w:p>
    <w:p w14:paraId="1AC74A7D" w14:textId="77777777" w:rsidR="00AD07D6" w:rsidRDefault="00AD07D6" w:rsidP="00AD07D6">
      <w:pPr>
        <w:pStyle w:val="NRELNomenclature"/>
        <w:rPr>
          <w:ins w:id="62" w:author="mmeshek" w:date="2017-09-26T08:58:00Z"/>
        </w:rPr>
      </w:pPr>
      <w:ins w:id="63" w:author="mmeshek" w:date="2017-09-26T08:58:00Z">
        <w:r>
          <w:t>Project Haystack</w:t>
        </w:r>
      </w:ins>
      <w:r>
        <w:tab/>
      </w:r>
      <w:ins w:id="64" w:author="mmeshek" w:date="2017-09-26T08:58:00Z">
        <w:r>
          <w:t>a specification for data feeds from the Internet of Thinks (IoT)</w:t>
        </w:r>
      </w:ins>
    </w:p>
    <w:p w14:paraId="6A8167E3" w14:textId="77777777" w:rsidR="00AD07D6" w:rsidRDefault="00AD07D6" w:rsidP="00AD07D6">
      <w:pPr>
        <w:pStyle w:val="NRELNomenclature"/>
        <w:rPr>
          <w:ins w:id="65" w:author="mmeshek" w:date="2017-09-26T08:58:00Z"/>
        </w:rPr>
      </w:pPr>
      <w:ins w:id="66" w:author="mmeshek" w:date="2017-09-26T08:58:00Z">
        <w:r>
          <w:t>Python</w:t>
        </w:r>
      </w:ins>
      <w:r>
        <w:tab/>
      </w:r>
      <w:ins w:id="67" w:author="mmeshek" w:date="2017-09-26T08:58:00Z">
        <w:r>
          <w:t>a programming language</w:t>
        </w:r>
      </w:ins>
    </w:p>
    <w:p w14:paraId="017B5E70" w14:textId="77777777" w:rsidR="00AD07D6" w:rsidRDefault="00AD07D6" w:rsidP="00AD07D6">
      <w:pPr>
        <w:pStyle w:val="NRELNomenclature"/>
        <w:rPr>
          <w:ins w:id="68" w:author="mmeshek" w:date="2017-09-26T08:58:00Z"/>
        </w:rPr>
      </w:pPr>
      <w:ins w:id="69" w:author="mmeshek" w:date="2017-09-26T08:58:00Z">
        <w:r>
          <w:t>R</w:t>
        </w:r>
      </w:ins>
      <w:r>
        <w:tab/>
      </w:r>
      <w:ins w:id="70" w:author="mmeshek" w:date="2017-09-26T08:58:00Z">
        <w:r>
          <w:t>a programming language</w:t>
        </w:r>
      </w:ins>
    </w:p>
    <w:p w14:paraId="74E2A289" w14:textId="77777777" w:rsidR="00AD07D6" w:rsidRDefault="00AD07D6" w:rsidP="00AD07D6">
      <w:pPr>
        <w:pStyle w:val="NRELNomenclature"/>
        <w:rPr>
          <w:ins w:id="71" w:author="mmeshek" w:date="2017-09-26T08:58:00Z"/>
        </w:rPr>
      </w:pPr>
      <w:ins w:id="72" w:author="mmeshek" w:date="2017-09-26T08:58:00Z">
        <w:r>
          <w:t>REST</w:t>
        </w:r>
      </w:ins>
      <w:r>
        <w:tab/>
      </w:r>
      <w:ins w:id="73" w:author="mmeshek" w:date="2017-09-26T08:58:00Z">
        <w:r>
          <w:t>representational state transfer</w:t>
        </w:r>
      </w:ins>
    </w:p>
    <w:p w14:paraId="35825649" w14:textId="77777777" w:rsidR="00AD07D6" w:rsidRDefault="00AD07D6" w:rsidP="00AD07D6">
      <w:pPr>
        <w:pStyle w:val="NRELNomenclature"/>
        <w:rPr>
          <w:ins w:id="74" w:author="mmeshek" w:date="2017-09-26T08:58:00Z"/>
        </w:rPr>
      </w:pPr>
      <w:ins w:id="75" w:author="mmeshek" w:date="2017-09-26T08:58:00Z">
        <w:r>
          <w:t>Rkt</w:t>
        </w:r>
      </w:ins>
      <w:r>
        <w:tab/>
      </w:r>
      <w:ins w:id="76" w:author="mmeshek" w:date="2017-09-26T08:58:00Z">
        <w:r>
          <w:t>a container engine (CoreOS 2017b)</w:t>
        </w:r>
      </w:ins>
    </w:p>
    <w:p w14:paraId="6434FEEA" w14:textId="77777777" w:rsidR="00AD07D6" w:rsidRDefault="00AD07D6" w:rsidP="00AD07D6">
      <w:pPr>
        <w:pStyle w:val="NRELNomenclature"/>
        <w:rPr>
          <w:ins w:id="77" w:author="mmeshek" w:date="2017-09-26T08:58:00Z"/>
        </w:rPr>
      </w:pPr>
      <w:ins w:id="78" w:author="mmeshek" w:date="2017-09-26T08:58:00Z">
        <w:r>
          <w:t>SQLite3</w:t>
        </w:r>
      </w:ins>
      <w:r>
        <w:tab/>
      </w:r>
      <w:ins w:id="79" w:author="mmeshek" w:date="2017-09-26T08:58:00Z">
        <w:r>
          <w:t>a database server product</w:t>
        </w:r>
      </w:ins>
    </w:p>
    <w:p w14:paraId="60245363" w14:textId="77777777" w:rsidR="00AD07D6" w:rsidRDefault="00AD07D6" w:rsidP="00AD07D6">
      <w:pPr>
        <w:pStyle w:val="NRELNomenclature"/>
        <w:rPr>
          <w:ins w:id="80" w:author="mmeshek" w:date="2017-09-26T08:58:00Z"/>
        </w:rPr>
      </w:pPr>
      <w:ins w:id="81" w:author="mmeshek" w:date="2017-09-26T08:58:00Z">
        <w:r>
          <w:t>TSV</w:t>
        </w:r>
      </w:ins>
      <w:r>
        <w:tab/>
      </w:r>
      <w:ins w:id="82" w:author="mmeshek" w:date="2017-09-26T08:58:00Z">
        <w:r>
          <w:t>tab-separate-value file</w:t>
        </w:r>
      </w:ins>
    </w:p>
    <w:p w14:paraId="6C9FEAE2" w14:textId="77777777" w:rsidR="00AD07D6" w:rsidRDefault="00AD07D6" w:rsidP="00AD07D6">
      <w:pPr>
        <w:pStyle w:val="NRELNomenclature"/>
        <w:rPr>
          <w:ins w:id="83" w:author="mmeshek" w:date="2017-09-26T08:58:00Z"/>
        </w:rPr>
      </w:pPr>
      <w:ins w:id="84" w:author="mmeshek" w:date="2017-09-26T08:58:00Z">
        <w:r>
          <w:t>URI</w:t>
        </w:r>
      </w:ins>
      <w:r>
        <w:tab/>
        <w:t>uniform r</w:t>
      </w:r>
      <w:ins w:id="85" w:author="mmeshek" w:date="2017-09-26T08:58:00Z">
        <w:r>
          <w:t xml:space="preserve">esource </w:t>
        </w:r>
      </w:ins>
      <w:r>
        <w:t>i</w:t>
      </w:r>
      <w:ins w:id="86" w:author="mmeshek" w:date="2017-09-26T08:58:00Z">
        <w:r>
          <w:t>dentifier</w:t>
        </w:r>
      </w:ins>
    </w:p>
    <w:p w14:paraId="4E02CBD9" w14:textId="77777777" w:rsidR="00AD07D6" w:rsidRDefault="00AD07D6" w:rsidP="00AD07D6">
      <w:pPr>
        <w:pStyle w:val="NRELNomenclature"/>
        <w:rPr>
          <w:ins w:id="87" w:author="mmeshek" w:date="2017-09-26T08:58:00Z"/>
        </w:rPr>
      </w:pPr>
      <w:ins w:id="88" w:author="mmeshek" w:date="2017-09-26T08:58:00Z">
        <w:r>
          <w:t>UTC</w:t>
        </w:r>
      </w:ins>
      <w:r>
        <w:tab/>
      </w:r>
      <w:ins w:id="89" w:author="mmeshek" w:date="2017-09-26T08:58:00Z">
        <w:r>
          <w:t>Coordinated Universal Time</w:t>
        </w:r>
      </w:ins>
    </w:p>
    <w:p w14:paraId="5C532576" w14:textId="77777777" w:rsidR="00AD07D6" w:rsidRDefault="00AD07D6" w:rsidP="00AD07D6">
      <w:pPr>
        <w:pStyle w:val="NRELNomenclature"/>
        <w:rPr>
          <w:ins w:id="90" w:author="mmeshek" w:date="2017-09-26T08:58:00Z"/>
        </w:rPr>
      </w:pPr>
      <w:ins w:id="91" w:author="mmeshek" w:date="2017-09-26T08:58:00Z">
        <w:r>
          <w:t>WebSockets</w:t>
        </w:r>
      </w:ins>
      <w:r>
        <w:tab/>
      </w:r>
      <w:ins w:id="92" w:author="mmeshek" w:date="2017-09-26T08:58:00Z">
        <w:r>
          <w:t>a communication protocol</w:t>
        </w:r>
      </w:ins>
    </w:p>
    <w:p w14:paraId="7CD113B4" w14:textId="77777777" w:rsidR="00AD07D6" w:rsidRDefault="00AD07D6" w:rsidP="00AD07D6">
      <w:pPr>
        <w:pStyle w:val="NRELNomenclature"/>
        <w:rPr>
          <w:ins w:id="93" w:author="mmeshek" w:date="2017-09-26T08:58:00Z"/>
        </w:rPr>
      </w:pPr>
      <w:ins w:id="94" w:author="mmeshek" w:date="2017-09-26T08:58:00Z">
        <w:r>
          <w:t>YAML</w:t>
        </w:r>
      </w:ins>
      <w:r>
        <w:tab/>
      </w:r>
      <w:ins w:id="95" w:author="mmeshek" w:date="2017-09-26T08:58:00Z">
        <w:r>
          <w:t>YAML Ain’t Markup Language</w:t>
        </w:r>
      </w:ins>
    </w:p>
    <w:p w14:paraId="7BEDD98C" w14:textId="77777777" w:rsidR="009F2112" w:rsidRDefault="005942DF" w:rsidP="00A115A5">
      <w:pPr>
        <w:pStyle w:val="NRELHead01NotinTOC"/>
        <w:pageBreakBefore/>
      </w:pPr>
      <w:r>
        <w:lastRenderedPageBreak/>
        <w:t>Abstract</w:t>
      </w:r>
      <w:bookmarkEnd w:id="2"/>
    </w:p>
    <w:p w14:paraId="6EBFC51F" w14:textId="77777777" w:rsidR="009F2112" w:rsidRDefault="005942DF">
      <w:pPr>
        <w:pStyle w:val="NRELBodyText"/>
        <w:pPrChange w:id="96" w:author="mmeshek" w:date="2017-09-26T08:11:00Z">
          <w:pPr>
            <w:pStyle w:val="FirstParagraph"/>
          </w:pPr>
        </w:pPrChange>
      </w:pPr>
      <w:r>
        <w:t>The Records API (application program interface) for Advanced Energy System Design (AESD) enables software that serves multidimensional record-oriented data to interoperate with software tha</w:t>
      </w:r>
      <w:del w:id="97" w:author="mmeshek" w:date="2017-10-18T13:04:00Z">
        <w:r w:rsidDel="009A10DA">
          <w:delText>n</w:delText>
        </w:r>
      </w:del>
      <w:ins w:id="98" w:author="mmeshek" w:date="2017-10-18T13:04:00Z">
        <w:r w:rsidR="009A10DA">
          <w:t>t</w:t>
        </w:r>
      </w:ins>
      <w:r>
        <w:t xml:space="preserve"> uses such data. In the context of the Records API, multidimensional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Records servers might supply static data</w:t>
      </w:r>
      <w:ins w:id="99" w:author="mmeshek" w:date="2017-10-18T13:05:00Z">
        <w:r w:rsidR="009A10DA">
          <w:t xml:space="preserve"> </w:t>
        </w:r>
      </w:ins>
      <w:r>
        <w:t>sets, sensor measurements that periodically update as new telemetry become available, or the results of simulations as the simulations generate new output. Records client software might display or analyze the data, but in the case of simulations</w:t>
      </w:r>
      <w:ins w:id="100" w:author="mmeshek" w:date="2017-09-26T09:00:00Z">
        <w:r w:rsidR="00AD07D6">
          <w:t>,</w:t>
        </w:r>
      </w:ins>
      <w:r>
        <w:t xml:space="preserve"> the client request</w:t>
      </w:r>
      <w:ins w:id="101" w:author="mmeshek" w:date="2017-09-26T09:00:00Z">
        <w:r w:rsidR="00AD07D6">
          <w:t>s</w:t>
        </w:r>
      </w:ins>
      <w:r>
        <w:t xml:space="preserve"> the creation of new ensembles for specified input parameters. It is also possible to chain records clients and servers together so that a client consuming data from a server might transform that data and serve it to </w:t>
      </w:r>
      <w:del w:id="102" w:author="mmeshek" w:date="2017-10-18T13:06:00Z">
        <w:r w:rsidDel="009A10DA">
          <w:delText xml:space="preserve">further </w:delText>
        </w:r>
      </w:del>
      <w:ins w:id="103" w:author="mmeshek" w:date="2017-10-18T13:06:00Z">
        <w:r w:rsidR="009A10DA">
          <w:t xml:space="preserve">additional </w:t>
        </w:r>
      </w:ins>
      <w:r>
        <w:t>clients.</w:t>
      </w:r>
    </w:p>
    <w:p w14:paraId="4DFA1A71" w14:textId="77777777" w:rsidR="009F2112" w:rsidRDefault="005942DF">
      <w:pPr>
        <w:pStyle w:val="NRELBodyText"/>
        <w:rPr>
          <w:ins w:id="104" w:author="mmeshek" w:date="2017-09-26T08:38:00Z"/>
        </w:rPr>
        <w:pPrChange w:id="105" w:author="mmeshek" w:date="2017-09-26T08:12:00Z">
          <w:pPr>
            <w:pStyle w:val="BodyText"/>
          </w:pPr>
        </w:pPrChange>
      </w:pPr>
      <w:r>
        <w:t xml:space="preserve">This minimalist API avoids imposing burdensome metadata, </w:t>
      </w:r>
      <w:ins w:id="106" w:author="mmeshek" w:date="2017-10-18T13:07:00Z">
        <w:r w:rsidR="009A10DA">
          <w:t xml:space="preserve">or </w:t>
        </w:r>
      </w:ins>
      <w:r>
        <w:t>structural</w:t>
      </w:r>
      <w:del w:id="107" w:author="mmeshek" w:date="2017-10-18T13:07:00Z">
        <w:r w:rsidDel="009A10DA">
          <w:delText>,</w:delText>
        </w:r>
      </w:del>
      <w:r>
        <w:t xml:space="preserve"> or implementation requirements on developers by relying on open</w:t>
      </w:r>
      <w:del w:id="108" w:author="mmeshek" w:date="2017-10-18T13:08:00Z">
        <w:r w:rsidDel="009A10DA">
          <w:delText>-</w:delText>
        </w:r>
      </w:del>
      <w:ins w:id="109" w:author="mmeshek" w:date="2017-10-18T13:08:00Z">
        <w:r w:rsidR="009A10DA">
          <w:t xml:space="preserve"> </w:t>
        </w:r>
      </w:ins>
      <w:r>
        <w:t xml:space="preserve">source technologies that </w:t>
      </w:r>
      <w:del w:id="110" w:author="mmeshek" w:date="2017-10-18T13:08:00Z">
        <w:r w:rsidDel="001A467D">
          <w:delText xml:space="preserve">is </w:delText>
        </w:r>
      </w:del>
      <w:ins w:id="111" w:author="mmeshek" w:date="2017-10-18T13:08:00Z">
        <w:r w:rsidR="001A467D">
          <w:t xml:space="preserve">are </w:t>
        </w:r>
      </w:ins>
      <w:r>
        <w:t xml:space="preserve">readily available for common programming languages. In particular, the API has been designed to place the </w:t>
      </w:r>
      <w:del w:id="112" w:author="mmeshek" w:date="2017-10-18T13:08:00Z">
        <w:r w:rsidDel="001A467D">
          <w:delText xml:space="preserve">smallest </w:delText>
        </w:r>
      </w:del>
      <w:ins w:id="113" w:author="mmeshek" w:date="2017-10-18T13:08:00Z">
        <w:r w:rsidR="001A467D">
          <w:t xml:space="preserve">least </w:t>
        </w:r>
      </w:ins>
      <w:r>
        <w:t>possible burden on services that provide data. This document defines the message format for the</w:t>
      </w:r>
      <w:del w:id="114" w:author="mmeshek" w:date="2017-10-18T13:10:00Z">
        <w:r w:rsidDel="001A467D">
          <w:delText xml:space="preserve"> </w:delText>
        </w:r>
      </w:del>
      <w:ins w:id="115" w:author="mmeshek" w:date="2017-10-18T13:10:00Z">
        <w:r w:rsidR="001A467D">
          <w:t> </w:t>
        </w:r>
      </w:ins>
      <w:r>
        <w:t xml:space="preserve">Records API, a transport mechanism for communicating the data, and </w:t>
      </w:r>
      <w:ins w:id="116" w:author="mmeshek" w:date="2017-10-18T13:08:00Z">
        <w:r w:rsidR="001A467D">
          <w:t xml:space="preserve">the </w:t>
        </w:r>
      </w:ins>
      <w:r>
        <w:t>semantics for interpreting it. The message format is specified as Google Protocol Buffers (Google Developers 2017</w:t>
      </w:r>
      <w:commentRangeStart w:id="117"/>
      <w:commentRangeStart w:id="118"/>
      <w:r>
        <w:t>b</w:t>
      </w:r>
      <w:commentRangeEnd w:id="117"/>
      <w:r w:rsidR="001A467D">
        <w:rPr>
          <w:rStyle w:val="CommentReference"/>
          <w:rFonts w:asciiTheme="minorHAnsi" w:eastAsiaTheme="minorHAnsi" w:hAnsiTheme="minorHAnsi" w:cstheme="minorBidi"/>
          <w:color w:val="auto"/>
        </w:rPr>
        <w:commentReference w:id="117"/>
      </w:r>
      <w:commentRangeEnd w:id="118"/>
      <w:r w:rsidR="00C715C0">
        <w:rPr>
          <w:rStyle w:val="CommentReference"/>
          <w:rFonts w:asciiTheme="minorHAnsi" w:eastAsiaTheme="minorHAnsi" w:hAnsiTheme="minorHAnsi" w:cstheme="minorBidi"/>
          <w:color w:val="auto"/>
        </w:rPr>
        <w:commentReference w:id="118"/>
      </w:r>
      <w:r>
        <w:t xml:space="preserve">) and the transport mechanism uses WebSockets (Internet Engineering Task Force 2017). We discuss </w:t>
      </w:r>
      <w:del w:id="119" w:author="mmeshek" w:date="2017-10-18T13:09:00Z">
        <w:r w:rsidDel="001A467D">
          <w:delText xml:space="preserve">three </w:delText>
        </w:r>
      </w:del>
      <w:ins w:id="120" w:author="mmeshek" w:date="2017-10-18T13:09:00Z">
        <w:r w:rsidR="001A467D">
          <w:t xml:space="preserve">five </w:t>
        </w:r>
      </w:ins>
      <w:r>
        <w:t>major use cases for serving and consuming records data: (</w:t>
      </w:r>
      <w:del w:id="121" w:author="mmeshek" w:date="2017-09-26T09:18:00Z">
        <w:r w:rsidDel="00156B7A">
          <w:delText>i</w:delText>
        </w:r>
      </w:del>
      <w:ins w:id="122" w:author="mmeshek" w:date="2017-09-26T09:18:00Z">
        <w:r w:rsidR="00156B7A">
          <w:t>1</w:t>
        </w:r>
      </w:ins>
      <w:r>
        <w:t>) static data, (</w:t>
      </w:r>
      <w:del w:id="123" w:author="mmeshek" w:date="2017-09-26T09:18:00Z">
        <w:r w:rsidDel="00156B7A">
          <w:delText>ii</w:delText>
        </w:r>
      </w:del>
      <w:ins w:id="124" w:author="mmeshek" w:date="2017-09-26T09:18:00Z">
        <w:r w:rsidR="00156B7A">
          <w:t>2</w:t>
        </w:r>
      </w:ins>
      <w:r>
        <w:t>)</w:t>
      </w:r>
      <w:del w:id="125" w:author="mmeshek" w:date="2017-10-18T13:09:00Z">
        <w:r w:rsidDel="001A467D">
          <w:delText xml:space="preserve"> </w:delText>
        </w:r>
      </w:del>
      <w:ins w:id="126" w:author="mmeshek" w:date="2017-10-18T13:09:00Z">
        <w:r w:rsidR="001A467D">
          <w:t> </w:t>
        </w:r>
      </w:ins>
      <w:r>
        <w:t>dynamically augmented data, (</w:t>
      </w:r>
      <w:del w:id="127" w:author="mmeshek" w:date="2017-09-26T09:18:00Z">
        <w:r w:rsidDel="00156B7A">
          <w:delText>iii</w:delText>
        </w:r>
      </w:del>
      <w:ins w:id="128" w:author="mmeshek" w:date="2017-10-18T13:09:00Z">
        <w:r w:rsidR="001A467D">
          <w:t>3</w:t>
        </w:r>
      </w:ins>
      <w:r>
        <w:t>) on-demand simulations, (</w:t>
      </w:r>
      <w:del w:id="129" w:author="mmeshek" w:date="2017-09-26T09:18:00Z">
        <w:r w:rsidDel="00156B7A">
          <w:delText>iv</w:delText>
        </w:r>
      </w:del>
      <w:ins w:id="130" w:author="mmeshek" w:date="2017-09-26T09:18:00Z">
        <w:r w:rsidR="00156B7A">
          <w:t>4</w:t>
        </w:r>
      </w:ins>
      <w:r>
        <w:t>) with filters, and (</w:t>
      </w:r>
      <w:del w:id="131" w:author="mmeshek" w:date="2017-09-26T09:18:00Z">
        <w:r w:rsidDel="00156B7A">
          <w:delText>v</w:delText>
        </w:r>
      </w:del>
      <w:ins w:id="132" w:author="mmeshek" w:date="2017-09-26T09:18:00Z">
        <w:r w:rsidR="00156B7A">
          <w:t>5</w:t>
        </w:r>
      </w:ins>
      <w:r>
        <w:t>) with bookmarks. Separate implementations of the API exist in C++, Haskell, JavaScript, Python, and</w:t>
      </w:r>
      <w:del w:id="133" w:author="mmeshek" w:date="2017-10-18T13:10:00Z">
        <w:r w:rsidDel="001A467D">
          <w:delText xml:space="preserve"> </w:delText>
        </w:r>
      </w:del>
      <w:ins w:id="134" w:author="mmeshek" w:date="2017-10-18T13:10:00Z">
        <w:r w:rsidR="001A467D">
          <w:t> </w:t>
        </w:r>
      </w:ins>
      <w:r>
        <w:t>R.</w:t>
      </w:r>
    </w:p>
    <w:p w14:paraId="0ED53559" w14:textId="77777777" w:rsidR="008870CC" w:rsidRDefault="008870CC" w:rsidP="00A115A5">
      <w:pPr>
        <w:pStyle w:val="NRELHead01NotinTOC"/>
        <w:pageBreakBefore/>
        <w:rPr>
          <w:ins w:id="135" w:author="mmeshek" w:date="2017-09-26T08:38:00Z"/>
        </w:rPr>
      </w:pPr>
      <w:ins w:id="136" w:author="mmeshek" w:date="2017-09-26T08:38:00Z">
        <w:r>
          <w:lastRenderedPageBreak/>
          <w:t>Table of Contents</w:t>
        </w:r>
      </w:ins>
    </w:p>
    <w:p w14:paraId="246C5812" w14:textId="77777777" w:rsidR="00580EBF" w:rsidRDefault="008870CC" w:rsidP="00A115A5">
      <w:pPr>
        <w:pStyle w:val="NRELTOC01"/>
        <w:rPr>
          <w:rFonts w:eastAsiaTheme="minorEastAsia"/>
          <w:noProof/>
          <w:sz w:val="22"/>
          <w:szCs w:val="22"/>
        </w:rPr>
      </w:pPr>
      <w:r>
        <w:fldChar w:fldCharType="begin"/>
      </w:r>
      <w:r>
        <w:instrText xml:space="preserve"> TOC \h \z \t "NREL_Head_01,1,NREL_Head_02,2" </w:instrText>
      </w:r>
      <w:r>
        <w:fldChar w:fldCharType="separate"/>
      </w:r>
      <w:hyperlink w:anchor="_Toc494178805" w:history="1">
        <w:r w:rsidR="00580EBF" w:rsidRPr="007264D6">
          <w:rPr>
            <w:rStyle w:val="Hyperlink"/>
            <w:noProof/>
          </w:rPr>
          <w:t>Overview</w:t>
        </w:r>
        <w:r w:rsidR="00580EBF">
          <w:rPr>
            <w:noProof/>
            <w:webHidden/>
          </w:rPr>
          <w:tab/>
        </w:r>
        <w:r w:rsidR="00580EBF">
          <w:rPr>
            <w:noProof/>
            <w:webHidden/>
          </w:rPr>
          <w:fldChar w:fldCharType="begin"/>
        </w:r>
        <w:r w:rsidR="00580EBF">
          <w:rPr>
            <w:noProof/>
            <w:webHidden/>
          </w:rPr>
          <w:instrText xml:space="preserve"> PAGEREF _Toc494178805 \h </w:instrText>
        </w:r>
        <w:r w:rsidR="00580EBF">
          <w:rPr>
            <w:noProof/>
            <w:webHidden/>
          </w:rPr>
        </w:r>
        <w:r w:rsidR="00580EBF">
          <w:rPr>
            <w:noProof/>
            <w:webHidden/>
          </w:rPr>
          <w:fldChar w:fldCharType="separate"/>
        </w:r>
        <w:r w:rsidR="0048541E">
          <w:rPr>
            <w:noProof/>
            <w:webHidden/>
          </w:rPr>
          <w:t>5</w:t>
        </w:r>
        <w:r w:rsidR="00580EBF">
          <w:rPr>
            <w:noProof/>
            <w:webHidden/>
          </w:rPr>
          <w:fldChar w:fldCharType="end"/>
        </w:r>
      </w:hyperlink>
    </w:p>
    <w:p w14:paraId="6B7B81FA" w14:textId="77777777" w:rsidR="00580EBF" w:rsidRDefault="00C715C0" w:rsidP="00A115A5">
      <w:pPr>
        <w:pStyle w:val="NRELTOC01"/>
        <w:rPr>
          <w:rFonts w:eastAsiaTheme="minorEastAsia"/>
          <w:noProof/>
          <w:sz w:val="22"/>
          <w:szCs w:val="22"/>
        </w:rPr>
      </w:pPr>
      <w:hyperlink w:anchor="_Toc494178806" w:history="1">
        <w:r w:rsidR="00580EBF" w:rsidRPr="007264D6">
          <w:rPr>
            <w:rStyle w:val="Hyperlink"/>
            <w:noProof/>
          </w:rPr>
          <w:t>Use Cases</w:t>
        </w:r>
        <w:r w:rsidR="00580EBF">
          <w:rPr>
            <w:noProof/>
            <w:webHidden/>
          </w:rPr>
          <w:tab/>
        </w:r>
        <w:r w:rsidR="00580EBF">
          <w:rPr>
            <w:noProof/>
            <w:webHidden/>
          </w:rPr>
          <w:fldChar w:fldCharType="begin"/>
        </w:r>
        <w:r w:rsidR="00580EBF">
          <w:rPr>
            <w:noProof/>
            <w:webHidden/>
          </w:rPr>
          <w:instrText xml:space="preserve"> PAGEREF _Toc494178806 \h </w:instrText>
        </w:r>
        <w:r w:rsidR="00580EBF">
          <w:rPr>
            <w:noProof/>
            <w:webHidden/>
          </w:rPr>
        </w:r>
        <w:r w:rsidR="00580EBF">
          <w:rPr>
            <w:noProof/>
            <w:webHidden/>
          </w:rPr>
          <w:fldChar w:fldCharType="separate"/>
        </w:r>
        <w:r w:rsidR="0048541E">
          <w:rPr>
            <w:noProof/>
            <w:webHidden/>
          </w:rPr>
          <w:t>7</w:t>
        </w:r>
        <w:r w:rsidR="00580EBF">
          <w:rPr>
            <w:noProof/>
            <w:webHidden/>
          </w:rPr>
          <w:fldChar w:fldCharType="end"/>
        </w:r>
      </w:hyperlink>
    </w:p>
    <w:p w14:paraId="7C36530C" w14:textId="77777777" w:rsidR="00580EBF" w:rsidRDefault="00C715C0" w:rsidP="00A115A5">
      <w:pPr>
        <w:pStyle w:val="NRELTOC02"/>
        <w:rPr>
          <w:rFonts w:eastAsiaTheme="minorEastAsia"/>
          <w:noProof/>
        </w:rPr>
      </w:pPr>
      <w:hyperlink w:anchor="_Toc494178807" w:history="1">
        <w:r w:rsidR="00580EBF" w:rsidRPr="007264D6">
          <w:rPr>
            <w:rStyle w:val="Hyperlink"/>
            <w:noProof/>
          </w:rPr>
          <w:t>Static Data</w:t>
        </w:r>
        <w:r w:rsidR="00580EBF">
          <w:rPr>
            <w:noProof/>
            <w:webHidden/>
          </w:rPr>
          <w:tab/>
        </w:r>
        <w:r w:rsidR="00580EBF">
          <w:rPr>
            <w:noProof/>
            <w:webHidden/>
          </w:rPr>
          <w:fldChar w:fldCharType="begin"/>
        </w:r>
        <w:r w:rsidR="00580EBF">
          <w:rPr>
            <w:noProof/>
            <w:webHidden/>
          </w:rPr>
          <w:instrText xml:space="preserve"> PAGEREF _Toc494178807 \h </w:instrText>
        </w:r>
        <w:r w:rsidR="00580EBF">
          <w:rPr>
            <w:noProof/>
            <w:webHidden/>
          </w:rPr>
        </w:r>
        <w:r w:rsidR="00580EBF">
          <w:rPr>
            <w:noProof/>
            <w:webHidden/>
          </w:rPr>
          <w:fldChar w:fldCharType="separate"/>
        </w:r>
        <w:r w:rsidR="0048541E">
          <w:rPr>
            <w:noProof/>
            <w:webHidden/>
          </w:rPr>
          <w:t>7</w:t>
        </w:r>
        <w:r w:rsidR="00580EBF">
          <w:rPr>
            <w:noProof/>
            <w:webHidden/>
          </w:rPr>
          <w:fldChar w:fldCharType="end"/>
        </w:r>
      </w:hyperlink>
    </w:p>
    <w:p w14:paraId="4B1CDDAF" w14:textId="77777777" w:rsidR="00580EBF" w:rsidRDefault="00C715C0" w:rsidP="00A115A5">
      <w:pPr>
        <w:pStyle w:val="NRELTOC02"/>
        <w:rPr>
          <w:rFonts w:eastAsiaTheme="minorEastAsia"/>
          <w:noProof/>
        </w:rPr>
      </w:pPr>
      <w:hyperlink w:anchor="_Toc494178808" w:history="1">
        <w:r w:rsidR="00580EBF" w:rsidRPr="007264D6">
          <w:rPr>
            <w:rStyle w:val="Hyperlink"/>
            <w:noProof/>
          </w:rPr>
          <w:t>Dynamic Data</w:t>
        </w:r>
        <w:r w:rsidR="00580EBF">
          <w:rPr>
            <w:noProof/>
            <w:webHidden/>
          </w:rPr>
          <w:tab/>
        </w:r>
        <w:r w:rsidR="00580EBF">
          <w:rPr>
            <w:noProof/>
            <w:webHidden/>
          </w:rPr>
          <w:fldChar w:fldCharType="begin"/>
        </w:r>
        <w:r w:rsidR="00580EBF">
          <w:rPr>
            <w:noProof/>
            <w:webHidden/>
          </w:rPr>
          <w:instrText xml:space="preserve"> PAGEREF _Toc494178808 \h </w:instrText>
        </w:r>
        <w:r w:rsidR="00580EBF">
          <w:rPr>
            <w:noProof/>
            <w:webHidden/>
          </w:rPr>
        </w:r>
        <w:r w:rsidR="00580EBF">
          <w:rPr>
            <w:noProof/>
            <w:webHidden/>
          </w:rPr>
          <w:fldChar w:fldCharType="separate"/>
        </w:r>
        <w:r w:rsidR="0048541E">
          <w:rPr>
            <w:noProof/>
            <w:webHidden/>
          </w:rPr>
          <w:t>12</w:t>
        </w:r>
        <w:r w:rsidR="00580EBF">
          <w:rPr>
            <w:noProof/>
            <w:webHidden/>
          </w:rPr>
          <w:fldChar w:fldCharType="end"/>
        </w:r>
      </w:hyperlink>
    </w:p>
    <w:p w14:paraId="2D7152D3" w14:textId="77777777" w:rsidR="00580EBF" w:rsidRDefault="00C715C0" w:rsidP="00A115A5">
      <w:pPr>
        <w:pStyle w:val="NRELTOC02"/>
        <w:rPr>
          <w:rFonts w:eastAsiaTheme="minorEastAsia"/>
          <w:noProof/>
        </w:rPr>
      </w:pPr>
      <w:hyperlink w:anchor="_Toc494178809" w:history="1">
        <w:r w:rsidR="00580EBF" w:rsidRPr="007264D6">
          <w:rPr>
            <w:rStyle w:val="Hyperlink"/>
            <w:noProof/>
          </w:rPr>
          <w:t>Simulations</w:t>
        </w:r>
        <w:r w:rsidR="00580EBF">
          <w:rPr>
            <w:noProof/>
            <w:webHidden/>
          </w:rPr>
          <w:tab/>
        </w:r>
        <w:r w:rsidR="00580EBF">
          <w:rPr>
            <w:noProof/>
            <w:webHidden/>
          </w:rPr>
          <w:fldChar w:fldCharType="begin"/>
        </w:r>
        <w:r w:rsidR="00580EBF">
          <w:rPr>
            <w:noProof/>
            <w:webHidden/>
          </w:rPr>
          <w:instrText xml:space="preserve"> PAGEREF _Toc494178809 \h </w:instrText>
        </w:r>
        <w:r w:rsidR="00580EBF">
          <w:rPr>
            <w:noProof/>
            <w:webHidden/>
          </w:rPr>
        </w:r>
        <w:r w:rsidR="00580EBF">
          <w:rPr>
            <w:noProof/>
            <w:webHidden/>
          </w:rPr>
          <w:fldChar w:fldCharType="separate"/>
        </w:r>
        <w:r w:rsidR="0048541E">
          <w:rPr>
            <w:noProof/>
            <w:webHidden/>
          </w:rPr>
          <w:t>13</w:t>
        </w:r>
        <w:r w:rsidR="00580EBF">
          <w:rPr>
            <w:noProof/>
            <w:webHidden/>
          </w:rPr>
          <w:fldChar w:fldCharType="end"/>
        </w:r>
      </w:hyperlink>
    </w:p>
    <w:p w14:paraId="6F8330BB" w14:textId="77777777" w:rsidR="00580EBF" w:rsidRDefault="00C715C0" w:rsidP="00A115A5">
      <w:pPr>
        <w:pStyle w:val="NRELTOC02"/>
        <w:rPr>
          <w:rFonts w:eastAsiaTheme="minorEastAsia"/>
          <w:noProof/>
        </w:rPr>
      </w:pPr>
      <w:hyperlink w:anchor="_Toc494178810" w:history="1">
        <w:r w:rsidR="00580EBF" w:rsidRPr="007264D6">
          <w:rPr>
            <w:rStyle w:val="Hyperlink"/>
            <w:noProof/>
          </w:rPr>
          <w:t>Bookmarks</w:t>
        </w:r>
        <w:r w:rsidR="00580EBF">
          <w:rPr>
            <w:noProof/>
            <w:webHidden/>
          </w:rPr>
          <w:tab/>
        </w:r>
        <w:r w:rsidR="00580EBF">
          <w:rPr>
            <w:noProof/>
            <w:webHidden/>
          </w:rPr>
          <w:fldChar w:fldCharType="begin"/>
        </w:r>
        <w:r w:rsidR="00580EBF">
          <w:rPr>
            <w:noProof/>
            <w:webHidden/>
          </w:rPr>
          <w:instrText xml:space="preserve"> PAGEREF _Toc494178810 \h </w:instrText>
        </w:r>
        <w:r w:rsidR="00580EBF">
          <w:rPr>
            <w:noProof/>
            <w:webHidden/>
          </w:rPr>
        </w:r>
        <w:r w:rsidR="00580EBF">
          <w:rPr>
            <w:noProof/>
            <w:webHidden/>
          </w:rPr>
          <w:fldChar w:fldCharType="separate"/>
        </w:r>
        <w:r w:rsidR="0048541E">
          <w:rPr>
            <w:noProof/>
            <w:webHidden/>
          </w:rPr>
          <w:t>14</w:t>
        </w:r>
        <w:r w:rsidR="00580EBF">
          <w:rPr>
            <w:noProof/>
            <w:webHidden/>
          </w:rPr>
          <w:fldChar w:fldCharType="end"/>
        </w:r>
      </w:hyperlink>
    </w:p>
    <w:p w14:paraId="16F16C19" w14:textId="77777777" w:rsidR="00580EBF" w:rsidRDefault="00C715C0" w:rsidP="00A115A5">
      <w:pPr>
        <w:pStyle w:val="NRELTOC02"/>
        <w:rPr>
          <w:rFonts w:eastAsiaTheme="minorEastAsia"/>
          <w:noProof/>
        </w:rPr>
      </w:pPr>
      <w:hyperlink w:anchor="_Toc494178811" w:history="1">
        <w:r w:rsidR="00580EBF" w:rsidRPr="007264D6">
          <w:rPr>
            <w:rStyle w:val="Hyperlink"/>
            <w:noProof/>
          </w:rPr>
          <w:t>Filtering</w:t>
        </w:r>
        <w:r w:rsidR="00580EBF">
          <w:rPr>
            <w:noProof/>
            <w:webHidden/>
          </w:rPr>
          <w:tab/>
        </w:r>
        <w:r w:rsidR="00580EBF">
          <w:rPr>
            <w:noProof/>
            <w:webHidden/>
          </w:rPr>
          <w:fldChar w:fldCharType="begin"/>
        </w:r>
        <w:r w:rsidR="00580EBF">
          <w:rPr>
            <w:noProof/>
            <w:webHidden/>
          </w:rPr>
          <w:instrText xml:space="preserve"> PAGEREF _Toc494178811 \h </w:instrText>
        </w:r>
        <w:r w:rsidR="00580EBF">
          <w:rPr>
            <w:noProof/>
            <w:webHidden/>
          </w:rPr>
        </w:r>
        <w:r w:rsidR="00580EBF">
          <w:rPr>
            <w:noProof/>
            <w:webHidden/>
          </w:rPr>
          <w:fldChar w:fldCharType="separate"/>
        </w:r>
        <w:r w:rsidR="0048541E">
          <w:rPr>
            <w:noProof/>
            <w:webHidden/>
          </w:rPr>
          <w:t>16</w:t>
        </w:r>
        <w:r w:rsidR="00580EBF">
          <w:rPr>
            <w:noProof/>
            <w:webHidden/>
          </w:rPr>
          <w:fldChar w:fldCharType="end"/>
        </w:r>
      </w:hyperlink>
    </w:p>
    <w:p w14:paraId="46CCBFCB" w14:textId="77777777" w:rsidR="00580EBF" w:rsidRDefault="00C715C0" w:rsidP="00A115A5">
      <w:pPr>
        <w:pStyle w:val="NRELTOC01"/>
        <w:rPr>
          <w:rFonts w:eastAsiaTheme="minorEastAsia"/>
          <w:noProof/>
          <w:sz w:val="22"/>
          <w:szCs w:val="22"/>
        </w:rPr>
      </w:pPr>
      <w:hyperlink w:anchor="_Toc494178812" w:history="1">
        <w:r w:rsidR="00580EBF" w:rsidRPr="007264D6">
          <w:rPr>
            <w:rStyle w:val="Hyperlink"/>
            <w:noProof/>
          </w:rPr>
          <w:t>Records API, Version 4</w:t>
        </w:r>
        <w:r w:rsidR="00580EBF">
          <w:rPr>
            <w:noProof/>
            <w:webHidden/>
          </w:rPr>
          <w:tab/>
        </w:r>
        <w:r w:rsidR="00580EBF">
          <w:rPr>
            <w:noProof/>
            <w:webHidden/>
          </w:rPr>
          <w:fldChar w:fldCharType="begin"/>
        </w:r>
        <w:r w:rsidR="00580EBF">
          <w:rPr>
            <w:noProof/>
            <w:webHidden/>
          </w:rPr>
          <w:instrText xml:space="preserve"> PAGEREF _Toc494178812 \h </w:instrText>
        </w:r>
        <w:r w:rsidR="00580EBF">
          <w:rPr>
            <w:noProof/>
            <w:webHidden/>
          </w:rPr>
        </w:r>
        <w:r w:rsidR="00580EBF">
          <w:rPr>
            <w:noProof/>
            <w:webHidden/>
          </w:rPr>
          <w:fldChar w:fldCharType="separate"/>
        </w:r>
        <w:r w:rsidR="0048541E">
          <w:rPr>
            <w:noProof/>
            <w:webHidden/>
          </w:rPr>
          <w:t>17</w:t>
        </w:r>
        <w:r w:rsidR="00580EBF">
          <w:rPr>
            <w:noProof/>
            <w:webHidden/>
          </w:rPr>
          <w:fldChar w:fldCharType="end"/>
        </w:r>
      </w:hyperlink>
    </w:p>
    <w:p w14:paraId="37E697E0" w14:textId="77777777" w:rsidR="00580EBF" w:rsidRDefault="00C715C0" w:rsidP="00A115A5">
      <w:pPr>
        <w:pStyle w:val="NRELTOC02"/>
        <w:rPr>
          <w:rFonts w:eastAsiaTheme="minorEastAsia"/>
          <w:noProof/>
        </w:rPr>
      </w:pPr>
      <w:hyperlink w:anchor="_Toc494178813" w:history="1">
        <w:r w:rsidR="00580EBF" w:rsidRPr="007264D6">
          <w:rPr>
            <w:rStyle w:val="Hyperlink"/>
            <w:noProof/>
          </w:rPr>
          <w:t>Message Groups</w:t>
        </w:r>
        <w:r w:rsidR="00580EBF">
          <w:rPr>
            <w:noProof/>
            <w:webHidden/>
          </w:rPr>
          <w:tab/>
        </w:r>
        <w:r w:rsidR="00580EBF">
          <w:rPr>
            <w:noProof/>
            <w:webHidden/>
          </w:rPr>
          <w:fldChar w:fldCharType="begin"/>
        </w:r>
        <w:r w:rsidR="00580EBF">
          <w:rPr>
            <w:noProof/>
            <w:webHidden/>
          </w:rPr>
          <w:instrText xml:space="preserve"> PAGEREF _Toc494178813 \h </w:instrText>
        </w:r>
        <w:r w:rsidR="00580EBF">
          <w:rPr>
            <w:noProof/>
            <w:webHidden/>
          </w:rPr>
        </w:r>
        <w:r w:rsidR="00580EBF">
          <w:rPr>
            <w:noProof/>
            <w:webHidden/>
          </w:rPr>
          <w:fldChar w:fldCharType="separate"/>
        </w:r>
        <w:r w:rsidR="0048541E">
          <w:rPr>
            <w:noProof/>
            <w:webHidden/>
          </w:rPr>
          <w:t>17</w:t>
        </w:r>
        <w:r w:rsidR="00580EBF">
          <w:rPr>
            <w:noProof/>
            <w:webHidden/>
          </w:rPr>
          <w:fldChar w:fldCharType="end"/>
        </w:r>
      </w:hyperlink>
    </w:p>
    <w:p w14:paraId="245D5101" w14:textId="77777777" w:rsidR="00580EBF" w:rsidRDefault="00C715C0" w:rsidP="00A115A5">
      <w:pPr>
        <w:pStyle w:val="NRELTOC02"/>
        <w:rPr>
          <w:rFonts w:eastAsiaTheme="minorEastAsia"/>
          <w:noProof/>
        </w:rPr>
      </w:pPr>
      <w:hyperlink w:anchor="_Toc494178814" w:history="1">
        <w:r w:rsidR="00580EBF" w:rsidRPr="007264D6">
          <w:rPr>
            <w:rStyle w:val="Hyperlink"/>
            <w:noProof/>
          </w:rPr>
          <w:t>General Conventions</w:t>
        </w:r>
        <w:r w:rsidR="00580EBF">
          <w:rPr>
            <w:noProof/>
            <w:webHidden/>
          </w:rPr>
          <w:tab/>
        </w:r>
        <w:r w:rsidR="00580EBF">
          <w:rPr>
            <w:noProof/>
            <w:webHidden/>
          </w:rPr>
          <w:fldChar w:fldCharType="begin"/>
        </w:r>
        <w:r w:rsidR="00580EBF">
          <w:rPr>
            <w:noProof/>
            <w:webHidden/>
          </w:rPr>
          <w:instrText xml:space="preserve"> PAGEREF _Toc494178814 \h </w:instrText>
        </w:r>
        <w:r w:rsidR="00580EBF">
          <w:rPr>
            <w:noProof/>
            <w:webHidden/>
          </w:rPr>
        </w:r>
        <w:r w:rsidR="00580EBF">
          <w:rPr>
            <w:noProof/>
            <w:webHidden/>
          </w:rPr>
          <w:fldChar w:fldCharType="separate"/>
        </w:r>
        <w:r w:rsidR="0048541E">
          <w:rPr>
            <w:noProof/>
            <w:webHidden/>
          </w:rPr>
          <w:t>19</w:t>
        </w:r>
        <w:r w:rsidR="00580EBF">
          <w:rPr>
            <w:noProof/>
            <w:webHidden/>
          </w:rPr>
          <w:fldChar w:fldCharType="end"/>
        </w:r>
      </w:hyperlink>
    </w:p>
    <w:p w14:paraId="2AF96B08" w14:textId="77777777" w:rsidR="00580EBF" w:rsidRDefault="00C715C0" w:rsidP="00A115A5">
      <w:pPr>
        <w:pStyle w:val="NRELTOC02"/>
        <w:rPr>
          <w:rFonts w:eastAsiaTheme="minorEastAsia"/>
          <w:noProof/>
        </w:rPr>
      </w:pPr>
      <w:hyperlink w:anchor="_Toc494178815" w:history="1">
        <w:r w:rsidR="00580EBF" w:rsidRPr="007264D6">
          <w:rPr>
            <w:rStyle w:val="Hyperlink"/>
            <w:noProof/>
          </w:rPr>
          <w:t>Messages</w:t>
        </w:r>
        <w:r w:rsidR="00580EBF">
          <w:rPr>
            <w:noProof/>
            <w:webHidden/>
          </w:rPr>
          <w:tab/>
        </w:r>
        <w:r w:rsidR="00580EBF">
          <w:rPr>
            <w:noProof/>
            <w:webHidden/>
          </w:rPr>
          <w:fldChar w:fldCharType="begin"/>
        </w:r>
        <w:r w:rsidR="00580EBF">
          <w:rPr>
            <w:noProof/>
            <w:webHidden/>
          </w:rPr>
          <w:instrText xml:space="preserve"> PAGEREF _Toc494178815 \h </w:instrText>
        </w:r>
        <w:r w:rsidR="00580EBF">
          <w:rPr>
            <w:noProof/>
            <w:webHidden/>
          </w:rPr>
        </w:r>
        <w:r w:rsidR="00580EBF">
          <w:rPr>
            <w:noProof/>
            <w:webHidden/>
          </w:rPr>
          <w:fldChar w:fldCharType="separate"/>
        </w:r>
        <w:r w:rsidR="0048541E">
          <w:rPr>
            <w:noProof/>
            <w:webHidden/>
          </w:rPr>
          <w:t>19</w:t>
        </w:r>
        <w:r w:rsidR="00580EBF">
          <w:rPr>
            <w:noProof/>
            <w:webHidden/>
          </w:rPr>
          <w:fldChar w:fldCharType="end"/>
        </w:r>
      </w:hyperlink>
    </w:p>
    <w:p w14:paraId="3D8BD950" w14:textId="77777777" w:rsidR="00580EBF" w:rsidRDefault="00C715C0" w:rsidP="00A115A5">
      <w:pPr>
        <w:pStyle w:val="NRELTOC02"/>
        <w:rPr>
          <w:rFonts w:eastAsiaTheme="minorEastAsia"/>
          <w:noProof/>
        </w:rPr>
      </w:pPr>
      <w:hyperlink w:anchor="_Toc494178816" w:history="1">
        <w:r w:rsidR="00580EBF" w:rsidRPr="007264D6">
          <w:rPr>
            <w:rStyle w:val="Hyperlink"/>
            <w:noProof/>
          </w:rPr>
          <w:t>Scalar Value Types</w:t>
        </w:r>
        <w:r w:rsidR="00580EBF">
          <w:rPr>
            <w:noProof/>
            <w:webHidden/>
          </w:rPr>
          <w:tab/>
        </w:r>
        <w:r w:rsidR="00580EBF">
          <w:rPr>
            <w:noProof/>
            <w:webHidden/>
          </w:rPr>
          <w:fldChar w:fldCharType="begin"/>
        </w:r>
        <w:r w:rsidR="00580EBF">
          <w:rPr>
            <w:noProof/>
            <w:webHidden/>
          </w:rPr>
          <w:instrText xml:space="preserve"> PAGEREF _Toc494178816 \h </w:instrText>
        </w:r>
        <w:r w:rsidR="00580EBF">
          <w:rPr>
            <w:noProof/>
            <w:webHidden/>
          </w:rPr>
        </w:r>
        <w:r w:rsidR="00580EBF">
          <w:rPr>
            <w:noProof/>
            <w:webHidden/>
          </w:rPr>
          <w:fldChar w:fldCharType="separate"/>
        </w:r>
        <w:r w:rsidR="0048541E">
          <w:rPr>
            <w:noProof/>
            <w:webHidden/>
          </w:rPr>
          <w:t>30</w:t>
        </w:r>
        <w:r w:rsidR="00580EBF">
          <w:rPr>
            <w:noProof/>
            <w:webHidden/>
          </w:rPr>
          <w:fldChar w:fldCharType="end"/>
        </w:r>
      </w:hyperlink>
    </w:p>
    <w:p w14:paraId="391CAFE0" w14:textId="77777777" w:rsidR="00580EBF" w:rsidRDefault="00C715C0" w:rsidP="00A115A5">
      <w:pPr>
        <w:pStyle w:val="NRELTOC01"/>
        <w:rPr>
          <w:rFonts w:eastAsiaTheme="minorEastAsia"/>
          <w:noProof/>
          <w:sz w:val="22"/>
          <w:szCs w:val="22"/>
        </w:rPr>
      </w:pPr>
      <w:hyperlink w:anchor="_Toc494178817" w:history="1">
        <w:r w:rsidR="00580EBF" w:rsidRPr="007264D6">
          <w:rPr>
            <w:rStyle w:val="Hyperlink"/>
            <w:noProof/>
          </w:rPr>
          <w:t>Implementations</w:t>
        </w:r>
        <w:r w:rsidR="00580EBF">
          <w:rPr>
            <w:noProof/>
            <w:webHidden/>
          </w:rPr>
          <w:tab/>
        </w:r>
        <w:r w:rsidR="00580EBF">
          <w:rPr>
            <w:noProof/>
            <w:webHidden/>
          </w:rPr>
          <w:fldChar w:fldCharType="begin"/>
        </w:r>
        <w:r w:rsidR="00580EBF">
          <w:rPr>
            <w:noProof/>
            <w:webHidden/>
          </w:rPr>
          <w:instrText xml:space="preserve"> PAGEREF _Toc494178817 \h </w:instrText>
        </w:r>
        <w:r w:rsidR="00580EBF">
          <w:rPr>
            <w:noProof/>
            <w:webHidden/>
          </w:rPr>
        </w:r>
        <w:r w:rsidR="00580EBF">
          <w:rPr>
            <w:noProof/>
            <w:webHidden/>
          </w:rPr>
          <w:fldChar w:fldCharType="separate"/>
        </w:r>
        <w:r w:rsidR="0048541E">
          <w:rPr>
            <w:noProof/>
            <w:webHidden/>
          </w:rPr>
          <w:t>32</w:t>
        </w:r>
        <w:r w:rsidR="00580EBF">
          <w:rPr>
            <w:noProof/>
            <w:webHidden/>
          </w:rPr>
          <w:fldChar w:fldCharType="end"/>
        </w:r>
      </w:hyperlink>
    </w:p>
    <w:p w14:paraId="1C93E7BD" w14:textId="77777777" w:rsidR="00580EBF" w:rsidRDefault="00C715C0" w:rsidP="00A115A5">
      <w:pPr>
        <w:pStyle w:val="NRELTOC02"/>
        <w:rPr>
          <w:rFonts w:eastAsiaTheme="minorEastAsia"/>
          <w:noProof/>
        </w:rPr>
      </w:pPr>
      <w:hyperlink w:anchor="_Toc494178818" w:history="1">
        <w:r w:rsidR="00580EBF" w:rsidRPr="007264D6">
          <w:rPr>
            <w:rStyle w:val="Hyperlink"/>
            <w:noProof/>
          </w:rPr>
          <w:t>Haskell Client and Server Library and Applications</w:t>
        </w:r>
        <w:r w:rsidR="00580EBF">
          <w:rPr>
            <w:noProof/>
            <w:webHidden/>
          </w:rPr>
          <w:tab/>
        </w:r>
        <w:r w:rsidR="00580EBF">
          <w:rPr>
            <w:noProof/>
            <w:webHidden/>
          </w:rPr>
          <w:fldChar w:fldCharType="begin"/>
        </w:r>
        <w:r w:rsidR="00580EBF">
          <w:rPr>
            <w:noProof/>
            <w:webHidden/>
          </w:rPr>
          <w:instrText xml:space="preserve"> PAGEREF _Toc494178818 \h </w:instrText>
        </w:r>
        <w:r w:rsidR="00580EBF">
          <w:rPr>
            <w:noProof/>
            <w:webHidden/>
          </w:rPr>
        </w:r>
        <w:r w:rsidR="00580EBF">
          <w:rPr>
            <w:noProof/>
            <w:webHidden/>
          </w:rPr>
          <w:fldChar w:fldCharType="separate"/>
        </w:r>
        <w:r w:rsidR="0048541E">
          <w:rPr>
            <w:noProof/>
            <w:webHidden/>
          </w:rPr>
          <w:t>33</w:t>
        </w:r>
        <w:r w:rsidR="00580EBF">
          <w:rPr>
            <w:noProof/>
            <w:webHidden/>
          </w:rPr>
          <w:fldChar w:fldCharType="end"/>
        </w:r>
      </w:hyperlink>
    </w:p>
    <w:p w14:paraId="712DFC73" w14:textId="77777777" w:rsidR="00580EBF" w:rsidRDefault="00C715C0" w:rsidP="00A115A5">
      <w:pPr>
        <w:pStyle w:val="NRELTOC02"/>
        <w:rPr>
          <w:rFonts w:eastAsiaTheme="minorEastAsia"/>
          <w:noProof/>
        </w:rPr>
      </w:pPr>
      <w:hyperlink w:anchor="_Toc494178819" w:history="1">
        <w:r w:rsidR="00580EBF" w:rsidRPr="007264D6">
          <w:rPr>
            <w:rStyle w:val="Hyperlink"/>
            <w:noProof/>
          </w:rPr>
          <w:t>C++ Server and Client</w:t>
        </w:r>
        <w:r w:rsidR="00580EBF">
          <w:rPr>
            <w:noProof/>
            <w:webHidden/>
          </w:rPr>
          <w:tab/>
        </w:r>
        <w:r w:rsidR="00580EBF">
          <w:rPr>
            <w:noProof/>
            <w:webHidden/>
          </w:rPr>
          <w:fldChar w:fldCharType="begin"/>
        </w:r>
        <w:r w:rsidR="00580EBF">
          <w:rPr>
            <w:noProof/>
            <w:webHidden/>
          </w:rPr>
          <w:instrText xml:space="preserve"> PAGEREF _Toc494178819 \h </w:instrText>
        </w:r>
        <w:r w:rsidR="00580EBF">
          <w:rPr>
            <w:noProof/>
            <w:webHidden/>
          </w:rPr>
        </w:r>
        <w:r w:rsidR="00580EBF">
          <w:rPr>
            <w:noProof/>
            <w:webHidden/>
          </w:rPr>
          <w:fldChar w:fldCharType="separate"/>
        </w:r>
        <w:r w:rsidR="0048541E">
          <w:rPr>
            <w:noProof/>
            <w:webHidden/>
          </w:rPr>
          <w:t>37</w:t>
        </w:r>
        <w:r w:rsidR="00580EBF">
          <w:rPr>
            <w:noProof/>
            <w:webHidden/>
          </w:rPr>
          <w:fldChar w:fldCharType="end"/>
        </w:r>
      </w:hyperlink>
    </w:p>
    <w:p w14:paraId="0C3AA9DD" w14:textId="77777777" w:rsidR="00580EBF" w:rsidRDefault="00C715C0" w:rsidP="00A115A5">
      <w:pPr>
        <w:pStyle w:val="NRELTOC02"/>
        <w:rPr>
          <w:rFonts w:eastAsiaTheme="minorEastAsia"/>
          <w:noProof/>
        </w:rPr>
      </w:pPr>
      <w:hyperlink w:anchor="_Toc494178820" w:history="1">
        <w:r w:rsidR="00580EBF" w:rsidRPr="007264D6">
          <w:rPr>
            <w:rStyle w:val="Hyperlink"/>
            <w:noProof/>
          </w:rPr>
          <w:t>JavaScript Client Library and Web-Based Browser</w:t>
        </w:r>
        <w:r w:rsidR="00580EBF">
          <w:rPr>
            <w:noProof/>
            <w:webHidden/>
          </w:rPr>
          <w:tab/>
        </w:r>
        <w:r w:rsidR="00580EBF">
          <w:rPr>
            <w:noProof/>
            <w:webHidden/>
          </w:rPr>
          <w:fldChar w:fldCharType="begin"/>
        </w:r>
        <w:r w:rsidR="00580EBF">
          <w:rPr>
            <w:noProof/>
            <w:webHidden/>
          </w:rPr>
          <w:instrText xml:space="preserve"> PAGEREF _Toc494178820 \h </w:instrText>
        </w:r>
        <w:r w:rsidR="00580EBF">
          <w:rPr>
            <w:noProof/>
            <w:webHidden/>
          </w:rPr>
        </w:r>
        <w:r w:rsidR="00580EBF">
          <w:rPr>
            <w:noProof/>
            <w:webHidden/>
          </w:rPr>
          <w:fldChar w:fldCharType="separate"/>
        </w:r>
        <w:r w:rsidR="0048541E">
          <w:rPr>
            <w:noProof/>
            <w:webHidden/>
          </w:rPr>
          <w:t>37</w:t>
        </w:r>
        <w:r w:rsidR="00580EBF">
          <w:rPr>
            <w:noProof/>
            <w:webHidden/>
          </w:rPr>
          <w:fldChar w:fldCharType="end"/>
        </w:r>
      </w:hyperlink>
    </w:p>
    <w:p w14:paraId="41932DEB" w14:textId="77777777" w:rsidR="00580EBF" w:rsidRDefault="00C715C0" w:rsidP="00A115A5">
      <w:pPr>
        <w:pStyle w:val="NRELTOC02"/>
        <w:rPr>
          <w:rFonts w:eastAsiaTheme="minorEastAsia"/>
          <w:noProof/>
        </w:rPr>
      </w:pPr>
      <w:hyperlink w:anchor="_Toc494178821" w:history="1">
        <w:r w:rsidR="00580EBF" w:rsidRPr="007264D6">
          <w:rPr>
            <w:rStyle w:val="Hyperlink"/>
            <w:noProof/>
          </w:rPr>
          <w:t>Python Client Library</w:t>
        </w:r>
        <w:r w:rsidR="00580EBF">
          <w:rPr>
            <w:noProof/>
            <w:webHidden/>
          </w:rPr>
          <w:tab/>
        </w:r>
        <w:r w:rsidR="00580EBF">
          <w:rPr>
            <w:noProof/>
            <w:webHidden/>
          </w:rPr>
          <w:fldChar w:fldCharType="begin"/>
        </w:r>
        <w:r w:rsidR="00580EBF">
          <w:rPr>
            <w:noProof/>
            <w:webHidden/>
          </w:rPr>
          <w:instrText xml:space="preserve"> PAGEREF _Toc494178821 \h </w:instrText>
        </w:r>
        <w:r w:rsidR="00580EBF">
          <w:rPr>
            <w:noProof/>
            <w:webHidden/>
          </w:rPr>
        </w:r>
        <w:r w:rsidR="00580EBF">
          <w:rPr>
            <w:noProof/>
            <w:webHidden/>
          </w:rPr>
          <w:fldChar w:fldCharType="separate"/>
        </w:r>
        <w:r w:rsidR="0048541E">
          <w:rPr>
            <w:noProof/>
            <w:webHidden/>
          </w:rPr>
          <w:t>39</w:t>
        </w:r>
        <w:r w:rsidR="00580EBF">
          <w:rPr>
            <w:noProof/>
            <w:webHidden/>
          </w:rPr>
          <w:fldChar w:fldCharType="end"/>
        </w:r>
      </w:hyperlink>
    </w:p>
    <w:p w14:paraId="465577C6" w14:textId="77777777" w:rsidR="00580EBF" w:rsidRDefault="00C715C0" w:rsidP="00A115A5">
      <w:pPr>
        <w:pStyle w:val="NRELTOC01"/>
        <w:rPr>
          <w:rFonts w:eastAsiaTheme="minorEastAsia"/>
          <w:noProof/>
          <w:sz w:val="22"/>
          <w:szCs w:val="22"/>
        </w:rPr>
      </w:pPr>
      <w:hyperlink w:anchor="_Toc494178822" w:history="1">
        <w:r w:rsidR="00580EBF" w:rsidRPr="007264D6">
          <w:rPr>
            <w:rStyle w:val="Hyperlink"/>
            <w:noProof/>
          </w:rPr>
          <w:t>Appendi</w:t>
        </w:r>
        <w:r w:rsidR="00F66235">
          <w:rPr>
            <w:rStyle w:val="Hyperlink"/>
            <w:noProof/>
          </w:rPr>
          <w:t>x</w:t>
        </w:r>
        <w:r w:rsidR="00580EBF">
          <w:rPr>
            <w:noProof/>
            <w:webHidden/>
          </w:rPr>
          <w:tab/>
        </w:r>
        <w:r w:rsidR="00580EBF">
          <w:rPr>
            <w:noProof/>
            <w:webHidden/>
          </w:rPr>
          <w:fldChar w:fldCharType="begin"/>
        </w:r>
        <w:r w:rsidR="00580EBF">
          <w:rPr>
            <w:noProof/>
            <w:webHidden/>
          </w:rPr>
          <w:instrText xml:space="preserve"> PAGEREF _Toc494178822 \h </w:instrText>
        </w:r>
        <w:r w:rsidR="00580EBF">
          <w:rPr>
            <w:noProof/>
            <w:webHidden/>
          </w:rPr>
        </w:r>
        <w:r w:rsidR="00580EBF">
          <w:rPr>
            <w:noProof/>
            <w:webHidden/>
          </w:rPr>
          <w:fldChar w:fldCharType="separate"/>
        </w:r>
        <w:r w:rsidR="0048541E">
          <w:rPr>
            <w:noProof/>
            <w:webHidden/>
          </w:rPr>
          <w:t>43</w:t>
        </w:r>
        <w:r w:rsidR="00580EBF">
          <w:rPr>
            <w:noProof/>
            <w:webHidden/>
          </w:rPr>
          <w:fldChar w:fldCharType="end"/>
        </w:r>
      </w:hyperlink>
    </w:p>
    <w:p w14:paraId="57E0B3E1" w14:textId="77777777" w:rsidR="00580EBF" w:rsidRDefault="00C715C0" w:rsidP="00A115A5">
      <w:pPr>
        <w:pStyle w:val="NRELTOC02"/>
        <w:rPr>
          <w:rFonts w:eastAsiaTheme="minorEastAsia"/>
          <w:noProof/>
        </w:rPr>
      </w:pPr>
      <w:hyperlink w:anchor="_Toc494178823" w:history="1">
        <w:r w:rsidR="00580EBF" w:rsidRPr="007264D6">
          <w:rPr>
            <w:rStyle w:val="Hyperlink"/>
            <w:noProof/>
          </w:rPr>
          <w:t>Protocol Buffers for Records API Version 4</w:t>
        </w:r>
        <w:r w:rsidR="00580EBF">
          <w:rPr>
            <w:noProof/>
            <w:webHidden/>
          </w:rPr>
          <w:tab/>
        </w:r>
        <w:r w:rsidR="00580EBF">
          <w:rPr>
            <w:noProof/>
            <w:webHidden/>
          </w:rPr>
          <w:fldChar w:fldCharType="begin"/>
        </w:r>
        <w:r w:rsidR="00580EBF">
          <w:rPr>
            <w:noProof/>
            <w:webHidden/>
          </w:rPr>
          <w:instrText xml:space="preserve"> PAGEREF _Toc494178823 \h </w:instrText>
        </w:r>
        <w:r w:rsidR="00580EBF">
          <w:rPr>
            <w:noProof/>
            <w:webHidden/>
          </w:rPr>
        </w:r>
        <w:r w:rsidR="00580EBF">
          <w:rPr>
            <w:noProof/>
            <w:webHidden/>
          </w:rPr>
          <w:fldChar w:fldCharType="separate"/>
        </w:r>
        <w:r w:rsidR="0048541E">
          <w:rPr>
            <w:noProof/>
            <w:webHidden/>
          </w:rPr>
          <w:t>43</w:t>
        </w:r>
        <w:r w:rsidR="00580EBF">
          <w:rPr>
            <w:noProof/>
            <w:webHidden/>
          </w:rPr>
          <w:fldChar w:fldCharType="end"/>
        </w:r>
      </w:hyperlink>
    </w:p>
    <w:p w14:paraId="6261AD7B" w14:textId="77777777" w:rsidR="00580EBF" w:rsidRDefault="00C715C0" w:rsidP="00A115A5">
      <w:pPr>
        <w:pStyle w:val="NRELTOC01"/>
        <w:rPr>
          <w:rFonts w:eastAsiaTheme="minorEastAsia"/>
          <w:noProof/>
        </w:rPr>
      </w:pPr>
      <w:hyperlink w:anchor="_Toc494178824" w:history="1">
        <w:r w:rsidR="00580EBF" w:rsidRPr="007264D6">
          <w:rPr>
            <w:rStyle w:val="Hyperlink"/>
            <w:noProof/>
          </w:rPr>
          <w:t>References</w:t>
        </w:r>
        <w:r w:rsidR="00580EBF">
          <w:rPr>
            <w:noProof/>
            <w:webHidden/>
          </w:rPr>
          <w:tab/>
        </w:r>
        <w:r w:rsidR="00580EBF">
          <w:rPr>
            <w:noProof/>
            <w:webHidden/>
          </w:rPr>
          <w:fldChar w:fldCharType="begin"/>
        </w:r>
        <w:r w:rsidR="00580EBF">
          <w:rPr>
            <w:noProof/>
            <w:webHidden/>
          </w:rPr>
          <w:instrText xml:space="preserve"> PAGEREF _Toc494178824 \h </w:instrText>
        </w:r>
        <w:r w:rsidR="00580EBF">
          <w:rPr>
            <w:noProof/>
            <w:webHidden/>
          </w:rPr>
        </w:r>
        <w:r w:rsidR="00580EBF">
          <w:rPr>
            <w:noProof/>
            <w:webHidden/>
          </w:rPr>
          <w:fldChar w:fldCharType="separate"/>
        </w:r>
        <w:r w:rsidR="0048541E">
          <w:rPr>
            <w:noProof/>
            <w:webHidden/>
          </w:rPr>
          <w:t>48</w:t>
        </w:r>
        <w:r w:rsidR="00580EBF">
          <w:rPr>
            <w:noProof/>
            <w:webHidden/>
          </w:rPr>
          <w:fldChar w:fldCharType="end"/>
        </w:r>
      </w:hyperlink>
    </w:p>
    <w:p w14:paraId="5849335B" w14:textId="77777777" w:rsidR="008870CC" w:rsidRDefault="008870CC" w:rsidP="00A115A5">
      <w:pPr>
        <w:pStyle w:val="NRELBodyText"/>
      </w:pPr>
      <w:r>
        <w:fldChar w:fldCharType="end"/>
      </w:r>
    </w:p>
    <w:p w14:paraId="0B440493" w14:textId="77777777" w:rsidR="00F66235" w:rsidRDefault="00F66235" w:rsidP="00A115A5">
      <w:pPr>
        <w:pStyle w:val="NRELHead01NotinTOC"/>
        <w:pageBreakBefore/>
        <w:rPr>
          <w:ins w:id="137" w:author="mmeshek" w:date="2017-09-26T08:46:00Z"/>
        </w:rPr>
      </w:pPr>
      <w:ins w:id="138" w:author="mmeshek" w:date="2017-09-26T08:46:00Z">
        <w:r>
          <w:lastRenderedPageBreak/>
          <w:t>List of Figures</w:t>
        </w:r>
      </w:ins>
    </w:p>
    <w:p w14:paraId="4B703F10" w14:textId="77777777" w:rsidR="008A0DE4" w:rsidRDefault="00F66235" w:rsidP="00A115A5">
      <w:pPr>
        <w:pStyle w:val="NRELTOC02"/>
        <w:rPr>
          <w:rFonts w:eastAsiaTheme="minorEastAsia"/>
          <w:noProof/>
        </w:rPr>
      </w:pPr>
      <w:r>
        <w:fldChar w:fldCharType="begin"/>
      </w:r>
      <w:r>
        <w:instrText xml:space="preserve"> TOC \o "2-3" \h \z \t "Heading 1,1,NREL_Figure_Caption,2" </w:instrText>
      </w:r>
      <w:r>
        <w:fldChar w:fldCharType="separate"/>
      </w:r>
      <w:hyperlink w:anchor="_Toc494179294" w:history="1">
        <w:r w:rsidR="008A0DE4" w:rsidRPr="00A30667">
          <w:rPr>
            <w:rStyle w:val="Hyperlink"/>
            <w:noProof/>
          </w:rPr>
          <w:t>Containment relationships between protocol buffer messages in the Records API</w:t>
        </w:r>
        <w:r w:rsidR="008A0DE4">
          <w:rPr>
            <w:noProof/>
            <w:webHidden/>
          </w:rPr>
          <w:tab/>
        </w:r>
        <w:r w:rsidR="008A0DE4">
          <w:rPr>
            <w:noProof/>
            <w:webHidden/>
          </w:rPr>
          <w:fldChar w:fldCharType="begin"/>
        </w:r>
        <w:r w:rsidR="008A0DE4">
          <w:rPr>
            <w:noProof/>
            <w:webHidden/>
          </w:rPr>
          <w:instrText xml:space="preserve"> PAGEREF _Toc494179294 \h </w:instrText>
        </w:r>
        <w:r w:rsidR="008A0DE4">
          <w:rPr>
            <w:noProof/>
            <w:webHidden/>
          </w:rPr>
        </w:r>
        <w:r w:rsidR="008A0DE4">
          <w:rPr>
            <w:noProof/>
            <w:webHidden/>
          </w:rPr>
          <w:fldChar w:fldCharType="separate"/>
        </w:r>
        <w:r w:rsidR="0048541E">
          <w:rPr>
            <w:noProof/>
            <w:webHidden/>
          </w:rPr>
          <w:t>6</w:t>
        </w:r>
        <w:r w:rsidR="008A0DE4">
          <w:rPr>
            <w:noProof/>
            <w:webHidden/>
          </w:rPr>
          <w:fldChar w:fldCharType="end"/>
        </w:r>
      </w:hyperlink>
    </w:p>
    <w:p w14:paraId="2C30237A" w14:textId="77777777" w:rsidR="008A0DE4" w:rsidRDefault="00C715C0" w:rsidP="00A115A5">
      <w:pPr>
        <w:pStyle w:val="NRELTOC02"/>
        <w:rPr>
          <w:rFonts w:eastAsiaTheme="minorEastAsia"/>
          <w:noProof/>
        </w:rPr>
      </w:pPr>
      <w:hyperlink w:anchor="_Toc494179295" w:history="1">
        <w:r w:rsidR="008A0DE4" w:rsidRPr="00A30667">
          <w:rPr>
            <w:rStyle w:val="Hyperlink"/>
            <w:noProof/>
          </w:rPr>
          <w:t>Visualizing data from a static source using the Records API</w:t>
        </w:r>
        <w:r w:rsidR="008A0DE4">
          <w:rPr>
            <w:noProof/>
            <w:webHidden/>
          </w:rPr>
          <w:tab/>
        </w:r>
        <w:r w:rsidR="008A0DE4">
          <w:rPr>
            <w:noProof/>
            <w:webHidden/>
          </w:rPr>
          <w:fldChar w:fldCharType="begin"/>
        </w:r>
        <w:r w:rsidR="008A0DE4">
          <w:rPr>
            <w:noProof/>
            <w:webHidden/>
          </w:rPr>
          <w:instrText xml:space="preserve"> PAGEREF _Toc494179295 \h </w:instrText>
        </w:r>
        <w:r w:rsidR="008A0DE4">
          <w:rPr>
            <w:noProof/>
            <w:webHidden/>
          </w:rPr>
        </w:r>
        <w:r w:rsidR="008A0DE4">
          <w:rPr>
            <w:noProof/>
            <w:webHidden/>
          </w:rPr>
          <w:fldChar w:fldCharType="separate"/>
        </w:r>
        <w:r w:rsidR="0048541E">
          <w:rPr>
            <w:noProof/>
            <w:webHidden/>
          </w:rPr>
          <w:t>8</w:t>
        </w:r>
        <w:r w:rsidR="008A0DE4">
          <w:rPr>
            <w:noProof/>
            <w:webHidden/>
          </w:rPr>
          <w:fldChar w:fldCharType="end"/>
        </w:r>
      </w:hyperlink>
    </w:p>
    <w:p w14:paraId="4DCDD0EB" w14:textId="77777777" w:rsidR="008A0DE4" w:rsidRDefault="00C715C0" w:rsidP="00A115A5">
      <w:pPr>
        <w:pStyle w:val="NRELTOC02"/>
        <w:rPr>
          <w:rFonts w:eastAsiaTheme="minorEastAsia"/>
          <w:noProof/>
        </w:rPr>
      </w:pPr>
      <w:hyperlink w:anchor="_Toc494179296" w:history="1">
        <w:r w:rsidR="008A0DE4" w:rsidRPr="00A30667">
          <w:rPr>
            <w:rStyle w:val="Hyperlink"/>
            <w:noProof/>
          </w:rPr>
          <w:t>Visualizing data from a dynamic source using the Records API</w:t>
        </w:r>
        <w:r w:rsidR="008A0DE4">
          <w:rPr>
            <w:noProof/>
            <w:webHidden/>
          </w:rPr>
          <w:tab/>
        </w:r>
        <w:r w:rsidR="008A0DE4">
          <w:rPr>
            <w:noProof/>
            <w:webHidden/>
          </w:rPr>
          <w:fldChar w:fldCharType="begin"/>
        </w:r>
        <w:r w:rsidR="008A0DE4">
          <w:rPr>
            <w:noProof/>
            <w:webHidden/>
          </w:rPr>
          <w:instrText xml:space="preserve"> PAGEREF _Toc494179296 \h </w:instrText>
        </w:r>
        <w:r w:rsidR="008A0DE4">
          <w:rPr>
            <w:noProof/>
            <w:webHidden/>
          </w:rPr>
        </w:r>
        <w:r w:rsidR="008A0DE4">
          <w:rPr>
            <w:noProof/>
            <w:webHidden/>
          </w:rPr>
          <w:fldChar w:fldCharType="separate"/>
        </w:r>
        <w:r w:rsidR="0048541E">
          <w:rPr>
            <w:noProof/>
            <w:webHidden/>
          </w:rPr>
          <w:t>12</w:t>
        </w:r>
        <w:r w:rsidR="008A0DE4">
          <w:rPr>
            <w:noProof/>
            <w:webHidden/>
          </w:rPr>
          <w:fldChar w:fldCharType="end"/>
        </w:r>
      </w:hyperlink>
    </w:p>
    <w:p w14:paraId="6BD499CA" w14:textId="77777777" w:rsidR="008A0DE4" w:rsidRDefault="00C715C0" w:rsidP="00A115A5">
      <w:pPr>
        <w:pStyle w:val="NRELTOC02"/>
        <w:rPr>
          <w:rFonts w:eastAsiaTheme="minorEastAsia"/>
          <w:noProof/>
        </w:rPr>
      </w:pPr>
      <w:hyperlink w:anchor="_Toc494179297" w:history="1">
        <w:r w:rsidR="008A0DE4" w:rsidRPr="00A30667">
          <w:rPr>
            <w:rStyle w:val="Hyperlink"/>
            <w:noProof/>
          </w:rPr>
          <w:t>Steering and visualizing simulation results using the Records API</w:t>
        </w:r>
        <w:r w:rsidR="008A0DE4">
          <w:rPr>
            <w:noProof/>
            <w:webHidden/>
          </w:rPr>
          <w:tab/>
        </w:r>
        <w:r w:rsidR="008A0DE4">
          <w:rPr>
            <w:noProof/>
            <w:webHidden/>
          </w:rPr>
          <w:fldChar w:fldCharType="begin"/>
        </w:r>
        <w:r w:rsidR="008A0DE4">
          <w:rPr>
            <w:noProof/>
            <w:webHidden/>
          </w:rPr>
          <w:instrText xml:space="preserve"> PAGEREF _Toc494179297 \h </w:instrText>
        </w:r>
        <w:r w:rsidR="008A0DE4">
          <w:rPr>
            <w:noProof/>
            <w:webHidden/>
          </w:rPr>
        </w:r>
        <w:r w:rsidR="008A0DE4">
          <w:rPr>
            <w:noProof/>
            <w:webHidden/>
          </w:rPr>
          <w:fldChar w:fldCharType="separate"/>
        </w:r>
        <w:r w:rsidR="0048541E">
          <w:rPr>
            <w:noProof/>
            <w:webHidden/>
          </w:rPr>
          <w:t>13</w:t>
        </w:r>
        <w:r w:rsidR="008A0DE4">
          <w:rPr>
            <w:noProof/>
            <w:webHidden/>
          </w:rPr>
          <w:fldChar w:fldCharType="end"/>
        </w:r>
      </w:hyperlink>
    </w:p>
    <w:p w14:paraId="561CD317" w14:textId="77777777" w:rsidR="008A0DE4" w:rsidRDefault="00C715C0" w:rsidP="00A115A5">
      <w:pPr>
        <w:pStyle w:val="NRELTOC02"/>
        <w:rPr>
          <w:rFonts w:eastAsiaTheme="minorEastAsia"/>
          <w:noProof/>
        </w:rPr>
      </w:pPr>
      <w:hyperlink w:anchor="_Toc494179298" w:history="1">
        <w:r w:rsidR="008A0DE4" w:rsidRPr="00A30667">
          <w:rPr>
            <w:rStyle w:val="Hyperlink"/>
            <w:noProof/>
          </w:rPr>
          <w:t>Creating and retrieving a bookmark and its associated data</w:t>
        </w:r>
        <w:r w:rsidR="008A0DE4">
          <w:rPr>
            <w:noProof/>
            <w:webHidden/>
          </w:rPr>
          <w:tab/>
        </w:r>
        <w:r w:rsidR="008A0DE4">
          <w:rPr>
            <w:noProof/>
            <w:webHidden/>
          </w:rPr>
          <w:fldChar w:fldCharType="begin"/>
        </w:r>
        <w:r w:rsidR="008A0DE4">
          <w:rPr>
            <w:noProof/>
            <w:webHidden/>
          </w:rPr>
          <w:instrText xml:space="preserve"> PAGEREF _Toc494179298 \h </w:instrText>
        </w:r>
        <w:r w:rsidR="008A0DE4">
          <w:rPr>
            <w:noProof/>
            <w:webHidden/>
          </w:rPr>
        </w:r>
        <w:r w:rsidR="008A0DE4">
          <w:rPr>
            <w:noProof/>
            <w:webHidden/>
          </w:rPr>
          <w:fldChar w:fldCharType="separate"/>
        </w:r>
        <w:r w:rsidR="0048541E">
          <w:rPr>
            <w:noProof/>
            <w:webHidden/>
          </w:rPr>
          <w:t>14</w:t>
        </w:r>
        <w:r w:rsidR="008A0DE4">
          <w:rPr>
            <w:noProof/>
            <w:webHidden/>
          </w:rPr>
          <w:fldChar w:fldCharType="end"/>
        </w:r>
      </w:hyperlink>
    </w:p>
    <w:p w14:paraId="2ADB0B2C" w14:textId="77777777" w:rsidR="008A0DE4" w:rsidRDefault="00C715C0" w:rsidP="00A115A5">
      <w:pPr>
        <w:pStyle w:val="NRELTOC02"/>
        <w:rPr>
          <w:rFonts w:eastAsiaTheme="minorEastAsia"/>
          <w:noProof/>
        </w:rPr>
      </w:pPr>
      <w:hyperlink w:anchor="_Toc494179299" w:history="1">
        <w:r w:rsidR="008A0DE4" w:rsidRPr="00A30667">
          <w:rPr>
            <w:rStyle w:val="Hyperlink"/>
            <w:noProof/>
          </w:rPr>
          <w:t xml:space="preserve">User interface for </w:t>
        </w:r>
        <w:r w:rsidR="001A467D">
          <w:rPr>
            <w:rStyle w:val="Hyperlink"/>
            <w:noProof/>
          </w:rPr>
          <w:t xml:space="preserve">the </w:t>
        </w:r>
        <w:r w:rsidR="008A0DE4" w:rsidRPr="00A30667">
          <w:rPr>
            <w:rStyle w:val="Hyperlink"/>
            <w:noProof/>
          </w:rPr>
          <w:t>Records API browser</w:t>
        </w:r>
        <w:r w:rsidR="008A0DE4">
          <w:rPr>
            <w:noProof/>
            <w:webHidden/>
          </w:rPr>
          <w:tab/>
        </w:r>
        <w:r w:rsidR="008A0DE4">
          <w:rPr>
            <w:noProof/>
            <w:webHidden/>
          </w:rPr>
          <w:fldChar w:fldCharType="begin"/>
        </w:r>
        <w:r w:rsidR="008A0DE4">
          <w:rPr>
            <w:noProof/>
            <w:webHidden/>
          </w:rPr>
          <w:instrText xml:space="preserve"> PAGEREF _Toc494179299 \h </w:instrText>
        </w:r>
        <w:r w:rsidR="008A0DE4">
          <w:rPr>
            <w:noProof/>
            <w:webHidden/>
          </w:rPr>
        </w:r>
        <w:r w:rsidR="008A0DE4">
          <w:rPr>
            <w:noProof/>
            <w:webHidden/>
          </w:rPr>
          <w:fldChar w:fldCharType="separate"/>
        </w:r>
        <w:r w:rsidR="0048541E">
          <w:rPr>
            <w:noProof/>
            <w:webHidden/>
          </w:rPr>
          <w:t>38</w:t>
        </w:r>
        <w:r w:rsidR="008A0DE4">
          <w:rPr>
            <w:noProof/>
            <w:webHidden/>
          </w:rPr>
          <w:fldChar w:fldCharType="end"/>
        </w:r>
      </w:hyperlink>
    </w:p>
    <w:p w14:paraId="30486D74" w14:textId="77777777" w:rsidR="008A0DE4" w:rsidRDefault="00C715C0" w:rsidP="00A115A5">
      <w:pPr>
        <w:pStyle w:val="NRELTOC02"/>
        <w:rPr>
          <w:rFonts w:eastAsiaTheme="minorEastAsia"/>
          <w:noProof/>
        </w:rPr>
      </w:pPr>
      <w:hyperlink w:anchor="_Toc494179300" w:history="1">
        <w:r w:rsidR="008A0DE4" w:rsidRPr="00A30667">
          <w:rPr>
            <w:rStyle w:val="Hyperlink"/>
            <w:noProof/>
          </w:rPr>
          <w:t>Example of a Python session using the Records API</w:t>
        </w:r>
        <w:r w:rsidR="008A0DE4">
          <w:rPr>
            <w:noProof/>
            <w:webHidden/>
          </w:rPr>
          <w:tab/>
        </w:r>
        <w:r w:rsidR="008A0DE4">
          <w:rPr>
            <w:noProof/>
            <w:webHidden/>
          </w:rPr>
          <w:fldChar w:fldCharType="begin"/>
        </w:r>
        <w:r w:rsidR="008A0DE4">
          <w:rPr>
            <w:noProof/>
            <w:webHidden/>
          </w:rPr>
          <w:instrText xml:space="preserve"> PAGEREF _Toc494179300 \h </w:instrText>
        </w:r>
        <w:r w:rsidR="008A0DE4">
          <w:rPr>
            <w:noProof/>
            <w:webHidden/>
          </w:rPr>
        </w:r>
        <w:r w:rsidR="008A0DE4">
          <w:rPr>
            <w:noProof/>
            <w:webHidden/>
          </w:rPr>
          <w:fldChar w:fldCharType="separate"/>
        </w:r>
        <w:r w:rsidR="0048541E">
          <w:rPr>
            <w:noProof/>
            <w:webHidden/>
          </w:rPr>
          <w:t>42</w:t>
        </w:r>
        <w:r w:rsidR="008A0DE4">
          <w:rPr>
            <w:noProof/>
            <w:webHidden/>
          </w:rPr>
          <w:fldChar w:fldCharType="end"/>
        </w:r>
      </w:hyperlink>
    </w:p>
    <w:p w14:paraId="659BC624" w14:textId="77777777" w:rsidR="00F66235" w:rsidRDefault="00F66235" w:rsidP="00A115A5">
      <w:pPr>
        <w:pStyle w:val="NRELTOC02"/>
      </w:pPr>
      <w:r>
        <w:fldChar w:fldCharType="end"/>
      </w:r>
    </w:p>
    <w:p w14:paraId="240D4C77" w14:textId="77777777" w:rsidR="00F66235" w:rsidRDefault="00F66235" w:rsidP="00A115A5">
      <w:pPr>
        <w:pStyle w:val="NRELHead01NotinTOC"/>
      </w:pPr>
      <w:r>
        <w:t>List of Tables</w:t>
      </w:r>
    </w:p>
    <w:p w14:paraId="2D3B2E99" w14:textId="77777777" w:rsidR="00F66235" w:rsidRDefault="00F66235" w:rsidP="00A115A5">
      <w:pPr>
        <w:pStyle w:val="NRELTOC02"/>
        <w:rPr>
          <w:rFonts w:eastAsiaTheme="minorEastAsia"/>
          <w:noProof/>
        </w:rPr>
      </w:pPr>
      <w:r>
        <w:fldChar w:fldCharType="begin"/>
      </w:r>
      <w:r>
        <w:instrText xml:space="preserve"> TOC \o "2-3" \h \z \t "Heading 1,1,NREL_Table_Caption,2" </w:instrText>
      </w:r>
      <w:r>
        <w:fldChar w:fldCharType="separate"/>
      </w:r>
      <w:hyperlink w:anchor="_Toc494179151" w:history="1">
        <w:r w:rsidRPr="002D5B34">
          <w:rPr>
            <w:rStyle w:val="Hyperlink"/>
            <w:noProof/>
          </w:rPr>
          <w:t>Correlation between Requests and Responses</w:t>
        </w:r>
        <w:r>
          <w:rPr>
            <w:noProof/>
            <w:webHidden/>
          </w:rPr>
          <w:tab/>
        </w:r>
        <w:r>
          <w:rPr>
            <w:noProof/>
            <w:webHidden/>
          </w:rPr>
          <w:fldChar w:fldCharType="begin"/>
        </w:r>
        <w:r>
          <w:rPr>
            <w:noProof/>
            <w:webHidden/>
          </w:rPr>
          <w:instrText xml:space="preserve"> PAGEREF _Toc494179151 \h </w:instrText>
        </w:r>
        <w:r>
          <w:rPr>
            <w:noProof/>
            <w:webHidden/>
          </w:rPr>
        </w:r>
        <w:r>
          <w:rPr>
            <w:noProof/>
            <w:webHidden/>
          </w:rPr>
          <w:fldChar w:fldCharType="separate"/>
        </w:r>
        <w:r w:rsidR="0048541E">
          <w:rPr>
            <w:noProof/>
            <w:webHidden/>
          </w:rPr>
          <w:t>5</w:t>
        </w:r>
        <w:r>
          <w:rPr>
            <w:noProof/>
            <w:webHidden/>
          </w:rPr>
          <w:fldChar w:fldCharType="end"/>
        </w:r>
      </w:hyperlink>
    </w:p>
    <w:p w14:paraId="5277745B" w14:textId="77777777" w:rsidR="00F66235" w:rsidRDefault="00C715C0" w:rsidP="00A115A5">
      <w:pPr>
        <w:pStyle w:val="NRELTOC02"/>
        <w:rPr>
          <w:rFonts w:eastAsiaTheme="minorEastAsia"/>
          <w:noProof/>
        </w:rPr>
      </w:pPr>
      <w:hyperlink w:anchor="_Toc494179152" w:history="1">
        <w:r w:rsidR="00F66235" w:rsidRPr="002D5B34">
          <w:rPr>
            <w:rStyle w:val="Hyperlink"/>
            <w:noProof/>
          </w:rPr>
          <w:t>Available Client and Server Applications and Libraries for the Records API</w:t>
        </w:r>
        <w:r w:rsidR="00F66235">
          <w:rPr>
            <w:noProof/>
            <w:webHidden/>
          </w:rPr>
          <w:tab/>
        </w:r>
        <w:r w:rsidR="00F66235">
          <w:rPr>
            <w:noProof/>
            <w:webHidden/>
          </w:rPr>
          <w:fldChar w:fldCharType="begin"/>
        </w:r>
        <w:r w:rsidR="00F66235">
          <w:rPr>
            <w:noProof/>
            <w:webHidden/>
          </w:rPr>
          <w:instrText xml:space="preserve"> PAGEREF _Toc494179152 \h </w:instrText>
        </w:r>
        <w:r w:rsidR="00F66235">
          <w:rPr>
            <w:noProof/>
            <w:webHidden/>
          </w:rPr>
        </w:r>
        <w:r w:rsidR="00F66235">
          <w:rPr>
            <w:noProof/>
            <w:webHidden/>
          </w:rPr>
          <w:fldChar w:fldCharType="separate"/>
        </w:r>
        <w:r w:rsidR="0048541E">
          <w:rPr>
            <w:noProof/>
            <w:webHidden/>
          </w:rPr>
          <w:t>32</w:t>
        </w:r>
        <w:r w:rsidR="00F66235">
          <w:rPr>
            <w:noProof/>
            <w:webHidden/>
          </w:rPr>
          <w:fldChar w:fldCharType="end"/>
        </w:r>
      </w:hyperlink>
    </w:p>
    <w:p w14:paraId="4BB7998E" w14:textId="77777777" w:rsidR="00F66235" w:rsidRDefault="00C715C0" w:rsidP="00A115A5">
      <w:pPr>
        <w:pStyle w:val="NRELTOC02"/>
        <w:rPr>
          <w:rFonts w:eastAsiaTheme="minorEastAsia"/>
          <w:noProof/>
        </w:rPr>
      </w:pPr>
      <w:hyperlink w:anchor="_Toc494179153" w:history="1">
        <w:r w:rsidR="00F66235" w:rsidRPr="002D5B34">
          <w:rPr>
            <w:rStyle w:val="Hyperlink"/>
            <w:noProof/>
          </w:rPr>
          <w:t>Command-Line Arguments for Serving TSV Files</w:t>
        </w:r>
        <w:r w:rsidR="00F66235">
          <w:rPr>
            <w:noProof/>
            <w:webHidden/>
          </w:rPr>
          <w:tab/>
        </w:r>
        <w:r w:rsidR="00F66235">
          <w:rPr>
            <w:noProof/>
            <w:webHidden/>
          </w:rPr>
          <w:fldChar w:fldCharType="begin"/>
        </w:r>
        <w:r w:rsidR="00F66235">
          <w:rPr>
            <w:noProof/>
            <w:webHidden/>
          </w:rPr>
          <w:instrText xml:space="preserve"> PAGEREF _Toc494179153 \h </w:instrText>
        </w:r>
        <w:r w:rsidR="00F66235">
          <w:rPr>
            <w:noProof/>
            <w:webHidden/>
          </w:rPr>
        </w:r>
        <w:r w:rsidR="00F66235">
          <w:rPr>
            <w:noProof/>
            <w:webHidden/>
          </w:rPr>
          <w:fldChar w:fldCharType="separate"/>
        </w:r>
        <w:r w:rsidR="0048541E">
          <w:rPr>
            <w:noProof/>
            <w:webHidden/>
          </w:rPr>
          <w:t>35</w:t>
        </w:r>
        <w:r w:rsidR="00F66235">
          <w:rPr>
            <w:noProof/>
            <w:webHidden/>
          </w:rPr>
          <w:fldChar w:fldCharType="end"/>
        </w:r>
      </w:hyperlink>
    </w:p>
    <w:p w14:paraId="5D8AB5E6" w14:textId="77777777" w:rsidR="00F66235" w:rsidRDefault="00C715C0" w:rsidP="00A115A5">
      <w:pPr>
        <w:pStyle w:val="NRELTOC02"/>
        <w:rPr>
          <w:rFonts w:eastAsiaTheme="minorEastAsia"/>
          <w:noProof/>
        </w:rPr>
      </w:pPr>
      <w:hyperlink w:anchor="_Toc494179154" w:history="1">
        <w:r w:rsidR="00F66235" w:rsidRPr="002D5B34">
          <w:rPr>
            <w:rStyle w:val="Hyperlink"/>
            <w:noProof/>
          </w:rPr>
          <w:t>Parameters for Database Back</w:t>
        </w:r>
        <w:r w:rsidR="00035FA2">
          <w:rPr>
            <w:rStyle w:val="Hyperlink"/>
            <w:noProof/>
          </w:rPr>
          <w:t xml:space="preserve"> E</w:t>
        </w:r>
        <w:r w:rsidR="00F66235" w:rsidRPr="002D5B34">
          <w:rPr>
            <w:rStyle w:val="Hyperlink"/>
            <w:noProof/>
          </w:rPr>
          <w:t>nds Serving the Records API</w:t>
        </w:r>
        <w:r w:rsidR="00F66235">
          <w:rPr>
            <w:noProof/>
            <w:webHidden/>
          </w:rPr>
          <w:tab/>
        </w:r>
        <w:r w:rsidR="00F66235">
          <w:rPr>
            <w:noProof/>
            <w:webHidden/>
          </w:rPr>
          <w:fldChar w:fldCharType="begin"/>
        </w:r>
        <w:r w:rsidR="00F66235">
          <w:rPr>
            <w:noProof/>
            <w:webHidden/>
          </w:rPr>
          <w:instrText xml:space="preserve"> PAGEREF _Toc494179154 \h </w:instrText>
        </w:r>
        <w:r w:rsidR="00F66235">
          <w:rPr>
            <w:noProof/>
            <w:webHidden/>
          </w:rPr>
        </w:r>
        <w:r w:rsidR="00F66235">
          <w:rPr>
            <w:noProof/>
            <w:webHidden/>
          </w:rPr>
          <w:fldChar w:fldCharType="separate"/>
        </w:r>
        <w:r w:rsidR="0048541E">
          <w:rPr>
            <w:noProof/>
            <w:webHidden/>
          </w:rPr>
          <w:t>35</w:t>
        </w:r>
        <w:r w:rsidR="00F66235">
          <w:rPr>
            <w:noProof/>
            <w:webHidden/>
          </w:rPr>
          <w:fldChar w:fldCharType="end"/>
        </w:r>
      </w:hyperlink>
    </w:p>
    <w:p w14:paraId="2D71262D" w14:textId="77777777" w:rsidR="00F66235" w:rsidRDefault="00C715C0" w:rsidP="00A115A5">
      <w:pPr>
        <w:pStyle w:val="NRELTOC02"/>
        <w:rPr>
          <w:rFonts w:eastAsiaTheme="minorEastAsia"/>
          <w:noProof/>
        </w:rPr>
      </w:pPr>
      <w:hyperlink w:anchor="_Toc494179155" w:history="1">
        <w:r w:rsidR="00F66235" w:rsidRPr="002D5B34">
          <w:rPr>
            <w:rStyle w:val="Hyperlink"/>
            <w:noProof/>
          </w:rPr>
          <w:t>Command-</w:t>
        </w:r>
        <w:r w:rsidR="008A0DE4">
          <w:rPr>
            <w:rStyle w:val="Hyperlink"/>
            <w:noProof/>
          </w:rPr>
          <w:t>L</w:t>
        </w:r>
        <w:r w:rsidR="00F66235" w:rsidRPr="002D5B34">
          <w:rPr>
            <w:rStyle w:val="Hyperlink"/>
            <w:noProof/>
          </w:rPr>
          <w:t>ine Arguments for Serving Haystack Data Feeds</w:t>
        </w:r>
        <w:r w:rsidR="00F66235">
          <w:rPr>
            <w:noProof/>
            <w:webHidden/>
          </w:rPr>
          <w:tab/>
        </w:r>
        <w:r w:rsidR="00F66235">
          <w:rPr>
            <w:noProof/>
            <w:webHidden/>
          </w:rPr>
          <w:fldChar w:fldCharType="begin"/>
        </w:r>
        <w:r w:rsidR="00F66235">
          <w:rPr>
            <w:noProof/>
            <w:webHidden/>
          </w:rPr>
          <w:instrText xml:space="preserve"> PAGEREF _Toc494179155 \h </w:instrText>
        </w:r>
        <w:r w:rsidR="00F66235">
          <w:rPr>
            <w:noProof/>
            <w:webHidden/>
          </w:rPr>
        </w:r>
        <w:r w:rsidR="00F66235">
          <w:rPr>
            <w:noProof/>
            <w:webHidden/>
          </w:rPr>
          <w:fldChar w:fldCharType="separate"/>
        </w:r>
        <w:r w:rsidR="0048541E">
          <w:rPr>
            <w:noProof/>
            <w:webHidden/>
          </w:rPr>
          <w:t>36</w:t>
        </w:r>
        <w:r w:rsidR="00F66235">
          <w:rPr>
            <w:noProof/>
            <w:webHidden/>
          </w:rPr>
          <w:fldChar w:fldCharType="end"/>
        </w:r>
      </w:hyperlink>
    </w:p>
    <w:p w14:paraId="68D25C38" w14:textId="77777777" w:rsidR="00F66235" w:rsidRDefault="00C715C0" w:rsidP="00A115A5">
      <w:pPr>
        <w:pStyle w:val="NRELTOC02"/>
        <w:rPr>
          <w:rFonts w:eastAsiaTheme="minorEastAsia"/>
          <w:noProof/>
        </w:rPr>
      </w:pPr>
      <w:hyperlink w:anchor="_Toc494179156" w:history="1">
        <w:r w:rsidR="00F66235" w:rsidRPr="002D5B34">
          <w:rPr>
            <w:rStyle w:val="Hyperlink"/>
            <w:noProof/>
          </w:rPr>
          <w:t>YAML Configuration Parameters for Haystack-Based Records API Servers</w:t>
        </w:r>
        <w:r w:rsidR="00F66235">
          <w:rPr>
            <w:noProof/>
            <w:webHidden/>
          </w:rPr>
          <w:tab/>
        </w:r>
        <w:r w:rsidR="00F66235">
          <w:rPr>
            <w:noProof/>
            <w:webHidden/>
          </w:rPr>
          <w:fldChar w:fldCharType="begin"/>
        </w:r>
        <w:r w:rsidR="00F66235">
          <w:rPr>
            <w:noProof/>
            <w:webHidden/>
          </w:rPr>
          <w:instrText xml:space="preserve"> PAGEREF _Toc494179156 \h </w:instrText>
        </w:r>
        <w:r w:rsidR="00F66235">
          <w:rPr>
            <w:noProof/>
            <w:webHidden/>
          </w:rPr>
        </w:r>
        <w:r w:rsidR="00F66235">
          <w:rPr>
            <w:noProof/>
            <w:webHidden/>
          </w:rPr>
          <w:fldChar w:fldCharType="separate"/>
        </w:r>
        <w:r w:rsidR="0048541E">
          <w:rPr>
            <w:noProof/>
            <w:webHidden/>
          </w:rPr>
          <w:t>37</w:t>
        </w:r>
        <w:r w:rsidR="00F66235">
          <w:rPr>
            <w:noProof/>
            <w:webHidden/>
          </w:rPr>
          <w:fldChar w:fldCharType="end"/>
        </w:r>
      </w:hyperlink>
    </w:p>
    <w:p w14:paraId="6928C24F" w14:textId="77777777" w:rsidR="00F66235" w:rsidRPr="00AD07D6" w:rsidRDefault="00F66235" w:rsidP="00A115A5">
      <w:pPr>
        <w:pStyle w:val="NRELTOC02"/>
      </w:pPr>
      <w:r>
        <w:fldChar w:fldCharType="end"/>
      </w:r>
    </w:p>
    <w:p w14:paraId="5BB3351A" w14:textId="77777777" w:rsidR="009F2112" w:rsidRDefault="005942DF" w:rsidP="00F46153">
      <w:pPr>
        <w:pStyle w:val="NRELHead01"/>
        <w:pageBreakBefore/>
      </w:pPr>
      <w:bookmarkStart w:id="139" w:name="overview"/>
      <w:bookmarkStart w:id="140" w:name="_Toc492447365"/>
      <w:bookmarkStart w:id="141" w:name="_Toc494178805"/>
      <w:bookmarkEnd w:id="139"/>
      <w:r>
        <w:lastRenderedPageBreak/>
        <w:t>Overview</w:t>
      </w:r>
      <w:bookmarkEnd w:id="140"/>
      <w:bookmarkEnd w:id="141"/>
    </w:p>
    <w:p w14:paraId="05090F93" w14:textId="77777777" w:rsidR="009F2112" w:rsidRDefault="005942DF">
      <w:pPr>
        <w:pStyle w:val="NRELBodyText"/>
        <w:pPrChange w:id="142" w:author="mmeshek" w:date="2017-09-26T08:12:00Z">
          <w:pPr>
            <w:pStyle w:val="FirstParagraph"/>
          </w:pPr>
        </w:pPrChange>
      </w:pPr>
      <w:r>
        <w:t xml:space="preserve">Client-server communication in the Records API simply consists of clients sending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xml:space="preserve"> messages to the server and servers asynchronously sending </w:t>
      </w:r>
      <w:r w:rsidR="00786AF4">
        <w:fldChar w:fldCharType="begin"/>
      </w:r>
      <w:r w:rsidR="00786AF4">
        <w:instrText xml:space="preserve"> HYPERLINK \l "EsdaRecords.Response" \h </w:instrText>
      </w:r>
      <w:r w:rsidR="00786AF4">
        <w:fldChar w:fldCharType="separate"/>
      </w:r>
      <w:r>
        <w:rPr>
          <w:rStyle w:val="Hyperlink"/>
        </w:rPr>
        <w:t>Response</w:t>
      </w:r>
      <w:r w:rsidR="00786AF4">
        <w:rPr>
          <w:rStyle w:val="Hyperlink"/>
        </w:rPr>
        <w:fldChar w:fldCharType="end"/>
      </w:r>
      <w:r>
        <w:t xml:space="preserve"> messages to the client. The </w:t>
      </w:r>
      <w:r w:rsidR="00786AF4">
        <w:fldChar w:fldCharType="begin"/>
      </w:r>
      <w:r w:rsidR="00786AF4">
        <w:instrText xml:space="preserve"> HYPERLINK \l "requests-and-responses" \h </w:instrText>
      </w:r>
      <w:r w:rsidR="00786AF4">
        <w:fldChar w:fldCharType="separate"/>
      </w:r>
      <w:r>
        <w:rPr>
          <w:rStyle w:val="Hyperlink"/>
        </w:rPr>
        <w:t>request and response messages</w:t>
      </w:r>
      <w:r w:rsidR="00786AF4">
        <w:rPr>
          <w:rStyle w:val="Hyperlink"/>
        </w:rPr>
        <w:fldChar w:fldCharType="end"/>
      </w:r>
      <w:r>
        <w:t xml:space="preserve"> hold the specifics of the request or response and the responses are correlated with the requests</w:t>
      </w:r>
      <w:del w:id="143" w:author="mmeshek" w:date="2017-10-18T13:12:00Z">
        <w:r w:rsidDel="001A467D">
          <w:delText>,</w:delText>
        </w:r>
      </w:del>
      <w:ins w:id="144" w:author="mmeshek" w:date="2017-10-18T13:12:00Z">
        <w:r w:rsidR="001A467D">
          <w:t>;</w:t>
        </w:r>
      </w:ins>
      <w:r>
        <w:t xml:space="preserve"> </w:t>
      </w:r>
      <w:del w:id="145" w:author="mmeshek" w:date="2017-10-18T13:12:00Z">
        <w:r w:rsidDel="001A467D">
          <w:delText xml:space="preserve">but </w:delText>
        </w:r>
      </w:del>
      <w:ins w:id="146" w:author="mmeshek" w:date="2017-10-18T13:12:00Z">
        <w:r w:rsidR="001A467D">
          <w:t xml:space="preserve">however, </w:t>
        </w:r>
      </w:ins>
      <w:r>
        <w:t xml:space="preserve">it is important to note that multiple responses may occur for a single request, as when record data </w:t>
      </w:r>
      <w:del w:id="147" w:author="mmeshek" w:date="2017-09-26T08:55:00Z">
        <w:r w:rsidDel="00AD07D6">
          <w:delText>is</w:delText>
        </w:r>
      </w:del>
      <w:ins w:id="148" w:author="mmeshek" w:date="2017-09-26T08:55:00Z">
        <w:r w:rsidR="00AD07D6">
          <w:t>are</w:t>
        </w:r>
      </w:ins>
      <w:r>
        <w:t xml:space="preserve"> chunked into multiple response, or that an error response may be sent at any time. The nested messages within </w:t>
      </w:r>
      <w:r>
        <w:rPr>
          <w:rStyle w:val="VerbatimChar"/>
        </w:rPr>
        <w:t>Request</w:t>
      </w:r>
      <w:r>
        <w:t xml:space="preserve"> and </w:t>
      </w:r>
      <w:r>
        <w:rPr>
          <w:rStyle w:val="VerbatimChar"/>
        </w:rPr>
        <w:t>Response</w:t>
      </w:r>
      <w:r>
        <w:t xml:space="preserve"> may in turn contain nested fields and messages providing further details. The table below shows the correspondence between requests and responses, while the figure following that shows the containment relationships between message types.</w:t>
      </w:r>
    </w:p>
    <w:p w14:paraId="47A727CF" w14:textId="77777777" w:rsidR="009F2112" w:rsidRDefault="005942DF">
      <w:pPr>
        <w:pStyle w:val="NRELTableCaption"/>
        <w:pPrChange w:id="149" w:author="mmeshek" w:date="2017-09-26T08:19:00Z">
          <w:pPr>
            <w:pStyle w:val="TableCaption"/>
          </w:pPr>
        </w:pPrChange>
      </w:pPr>
      <w:bookmarkStart w:id="150" w:name="_Toc494179151"/>
      <w:r>
        <w:t xml:space="preserve">Correlation between </w:t>
      </w:r>
      <w:del w:id="151" w:author="mmeshek" w:date="2017-09-26T08:48:00Z">
        <w:r w:rsidDel="00F66235">
          <w:delText>r</w:delText>
        </w:r>
      </w:del>
      <w:ins w:id="152" w:author="mmeshek" w:date="2017-09-26T08:48:00Z">
        <w:r w:rsidR="00F66235">
          <w:t>R</w:t>
        </w:r>
      </w:ins>
      <w:r>
        <w:t xml:space="preserve">equests and </w:t>
      </w:r>
      <w:del w:id="153" w:author="mmeshek" w:date="2017-09-26T08:48:00Z">
        <w:r w:rsidDel="00F66235">
          <w:delText>r</w:delText>
        </w:r>
      </w:del>
      <w:ins w:id="154" w:author="mmeshek" w:date="2017-09-26T08:48:00Z">
        <w:r w:rsidR="00F66235">
          <w:t>R</w:t>
        </w:r>
      </w:ins>
      <w:r>
        <w:t>esponses</w:t>
      </w:r>
      <w:bookmarkEnd w:id="150"/>
      <w:del w:id="155" w:author="mmeshek" w:date="2017-09-26T08:48:00Z">
        <w:r w:rsidDel="00F66235">
          <w:delText>.</w:delText>
        </w:r>
      </w:del>
    </w:p>
    <w:tbl>
      <w:tblPr>
        <w:tblW w:w="0" w:type="pct"/>
        <w:jc w:val="center"/>
        <w:tblLook w:val="07E0" w:firstRow="1" w:lastRow="1" w:firstColumn="1" w:lastColumn="1" w:noHBand="1" w:noVBand="1"/>
        <w:tblPrChange w:id="156" w:author="mmeshek" w:date="2017-09-26T08:48:00Z">
          <w:tblPr>
            <w:tblW w:w="0" w:type="pct"/>
            <w:tblLook w:val="07E0" w:firstRow="1" w:lastRow="1" w:firstColumn="1" w:lastColumn="1" w:noHBand="1" w:noVBand="1"/>
          </w:tblPr>
        </w:tblPrChange>
      </w:tblPr>
      <w:tblGrid>
        <w:gridCol w:w="2015"/>
        <w:gridCol w:w="2402"/>
        <w:tblGridChange w:id="157">
          <w:tblGrid>
            <w:gridCol w:w="2015"/>
            <w:gridCol w:w="2402"/>
          </w:tblGrid>
        </w:tblGridChange>
      </w:tblGrid>
      <w:tr w:rsidR="009F2112" w14:paraId="29968893" w14:textId="77777777" w:rsidTr="00F66235">
        <w:trPr>
          <w:jc w:val="center"/>
        </w:trPr>
        <w:tc>
          <w:tcPr>
            <w:tcW w:w="0" w:type="auto"/>
            <w:tcBorders>
              <w:bottom w:val="single" w:sz="0" w:space="0" w:color="auto"/>
            </w:tcBorders>
            <w:vAlign w:val="bottom"/>
            <w:tcPrChange w:id="158" w:author="mmeshek" w:date="2017-09-26T08:48:00Z">
              <w:tcPr>
                <w:tcW w:w="0" w:type="auto"/>
                <w:tcBorders>
                  <w:bottom w:val="single" w:sz="0" w:space="0" w:color="auto"/>
                </w:tcBorders>
                <w:vAlign w:val="bottom"/>
              </w:tcPr>
            </w:tcPrChange>
          </w:tcPr>
          <w:p w14:paraId="72AF0CE2" w14:textId="77777777" w:rsidR="009F2112" w:rsidRDefault="005942DF">
            <w:pPr>
              <w:pStyle w:val="Compact"/>
            </w:pPr>
            <w:r>
              <w:t>Request Field</w:t>
            </w:r>
          </w:p>
        </w:tc>
        <w:tc>
          <w:tcPr>
            <w:tcW w:w="0" w:type="auto"/>
            <w:tcBorders>
              <w:bottom w:val="single" w:sz="0" w:space="0" w:color="auto"/>
            </w:tcBorders>
            <w:vAlign w:val="bottom"/>
            <w:tcPrChange w:id="159" w:author="mmeshek" w:date="2017-09-26T08:48:00Z">
              <w:tcPr>
                <w:tcW w:w="0" w:type="auto"/>
                <w:tcBorders>
                  <w:bottom w:val="single" w:sz="0" w:space="0" w:color="auto"/>
                </w:tcBorders>
                <w:vAlign w:val="bottom"/>
              </w:tcPr>
            </w:tcPrChange>
          </w:tcPr>
          <w:p w14:paraId="408E2E64" w14:textId="77777777" w:rsidR="009F2112" w:rsidRDefault="005942DF">
            <w:pPr>
              <w:pStyle w:val="Compact"/>
            </w:pPr>
            <w:r>
              <w:t>Response Field</w:t>
            </w:r>
          </w:p>
        </w:tc>
      </w:tr>
      <w:tr w:rsidR="009F2112" w14:paraId="30C186B5" w14:textId="77777777" w:rsidTr="00F66235">
        <w:trPr>
          <w:jc w:val="center"/>
        </w:trPr>
        <w:tc>
          <w:tcPr>
            <w:tcW w:w="0" w:type="auto"/>
            <w:tcPrChange w:id="160" w:author="mmeshek" w:date="2017-09-26T08:48:00Z">
              <w:tcPr>
                <w:tcW w:w="0" w:type="auto"/>
              </w:tcPr>
            </w:tcPrChange>
          </w:tcPr>
          <w:p w14:paraId="0F022581" w14:textId="77777777" w:rsidR="009F2112" w:rsidRDefault="00786AF4">
            <w:pPr>
              <w:pStyle w:val="Compact"/>
            </w:pPr>
            <w:r>
              <w:fldChar w:fldCharType="begin"/>
            </w:r>
            <w:r>
              <w:instrText xml:space="preserve"> HYPERLINK \l "EsdaRecords.RequestModelsMeta" \h </w:instrText>
            </w:r>
            <w:r>
              <w:fldChar w:fldCharType="separate"/>
            </w:r>
            <w:r w:rsidR="005942DF">
              <w:rPr>
                <w:rStyle w:val="Hyperlink"/>
              </w:rPr>
              <w:t>models_metadata</w:t>
            </w:r>
            <w:r>
              <w:rPr>
                <w:rStyle w:val="Hyperlink"/>
              </w:rPr>
              <w:fldChar w:fldCharType="end"/>
            </w:r>
          </w:p>
        </w:tc>
        <w:tc>
          <w:tcPr>
            <w:tcW w:w="0" w:type="auto"/>
            <w:tcPrChange w:id="161" w:author="mmeshek" w:date="2017-09-26T08:48:00Z">
              <w:tcPr>
                <w:tcW w:w="0" w:type="auto"/>
              </w:tcPr>
            </w:tcPrChange>
          </w:tcPr>
          <w:p w14:paraId="60657EE2" w14:textId="77777777" w:rsidR="009F2112" w:rsidRDefault="00786AF4">
            <w:pPr>
              <w:pStyle w:val="Compact"/>
            </w:pPr>
            <w:r>
              <w:fldChar w:fldCharType="begin"/>
            </w:r>
            <w:r>
              <w:instrText xml:space="preserve"> HYPERLINK \l "EsdaRecords.ModelMetaList" \h </w:instrText>
            </w:r>
            <w:r>
              <w:fldChar w:fldCharType="separate"/>
            </w:r>
            <w:r w:rsidR="005942DF">
              <w:rPr>
                <w:rStyle w:val="Hyperlink"/>
              </w:rPr>
              <w:t>models</w:t>
            </w:r>
            <w:r>
              <w:rPr>
                <w:rStyle w:val="Hyperlink"/>
              </w:rPr>
              <w:fldChar w:fldCharType="end"/>
            </w:r>
            <w:r w:rsidR="005942DF">
              <w:t xml:space="preserve"> or </w:t>
            </w:r>
            <w:r w:rsidR="005942DF">
              <w:rPr>
                <w:rStyle w:val="VerbatimChar"/>
              </w:rPr>
              <w:t>error</w:t>
            </w:r>
          </w:p>
        </w:tc>
      </w:tr>
      <w:tr w:rsidR="009F2112" w14:paraId="0FDCA109" w14:textId="77777777" w:rsidTr="00F66235">
        <w:trPr>
          <w:jc w:val="center"/>
        </w:trPr>
        <w:tc>
          <w:tcPr>
            <w:tcW w:w="0" w:type="auto"/>
            <w:tcPrChange w:id="162" w:author="mmeshek" w:date="2017-09-26T08:48:00Z">
              <w:tcPr>
                <w:tcW w:w="0" w:type="auto"/>
              </w:tcPr>
            </w:tcPrChange>
          </w:tcPr>
          <w:p w14:paraId="0B59A918" w14:textId="77777777" w:rsidR="009F2112" w:rsidRDefault="00786AF4">
            <w:pPr>
              <w:pStyle w:val="Compact"/>
            </w:pPr>
            <w:r>
              <w:fldChar w:fldCharType="begin"/>
            </w:r>
            <w:r>
              <w:instrText xml:space="preserve"> HYPERLINK \l "EsdaRecords.RequestRecordsData" \h </w:instrText>
            </w:r>
            <w:r>
              <w:fldChar w:fldCharType="separate"/>
            </w:r>
            <w:r w:rsidR="005942DF">
              <w:rPr>
                <w:rStyle w:val="Hyperlink"/>
              </w:rPr>
              <w:t>records_data</w:t>
            </w:r>
            <w:r>
              <w:rPr>
                <w:rStyle w:val="Hyperlink"/>
              </w:rPr>
              <w:fldChar w:fldCharType="end"/>
            </w:r>
          </w:p>
        </w:tc>
        <w:tc>
          <w:tcPr>
            <w:tcW w:w="0" w:type="auto"/>
            <w:tcPrChange w:id="163" w:author="mmeshek" w:date="2017-09-26T08:48:00Z">
              <w:tcPr>
                <w:tcW w:w="0" w:type="auto"/>
              </w:tcPr>
            </w:tcPrChange>
          </w:tcPr>
          <w:p w14:paraId="09B8C14F" w14:textId="77777777" w:rsidR="009F2112" w:rsidRDefault="00786AF4">
            <w:pPr>
              <w:pStyle w:val="Compact"/>
            </w:pPr>
            <w:r>
              <w:fldChar w:fldCharType="begin"/>
            </w:r>
            <w:r>
              <w:instrText xml:space="preserve"> HYPERLINK \l "EsdaRecords.RecordData" \h </w:instrText>
            </w:r>
            <w:r>
              <w:fldChar w:fldCharType="separate"/>
            </w:r>
            <w:r w:rsidR="005942DF">
              <w:rPr>
                <w:rStyle w:val="Hyperlink"/>
              </w:rPr>
              <w:t>data</w:t>
            </w:r>
            <w:r>
              <w:rPr>
                <w:rStyle w:val="Hyperlink"/>
              </w:rPr>
              <w:fldChar w:fldCharType="end"/>
            </w:r>
            <w:r w:rsidR="005942DF">
              <w:t xml:space="preserve"> or </w:t>
            </w:r>
            <w:r w:rsidR="005942DF">
              <w:rPr>
                <w:rStyle w:val="VerbatimChar"/>
              </w:rPr>
              <w:t>error</w:t>
            </w:r>
          </w:p>
        </w:tc>
      </w:tr>
      <w:tr w:rsidR="009F2112" w14:paraId="5FBCF6DA" w14:textId="77777777" w:rsidTr="00F66235">
        <w:trPr>
          <w:jc w:val="center"/>
        </w:trPr>
        <w:tc>
          <w:tcPr>
            <w:tcW w:w="0" w:type="auto"/>
            <w:tcPrChange w:id="164" w:author="mmeshek" w:date="2017-09-26T08:48:00Z">
              <w:tcPr>
                <w:tcW w:w="0" w:type="auto"/>
              </w:tcPr>
            </w:tcPrChange>
          </w:tcPr>
          <w:p w14:paraId="1E1A85A0" w14:textId="77777777" w:rsidR="009F2112" w:rsidRDefault="00786AF4">
            <w:pPr>
              <w:pStyle w:val="Compact"/>
            </w:pPr>
            <w:r>
              <w:fldChar w:fldCharType="begin"/>
            </w:r>
            <w:r>
              <w:instrText xml:space="preserve"> HYPERLINK \l "EsdaRecords.RequestBookmarkMeta" \h </w:instrText>
            </w:r>
            <w:r>
              <w:fldChar w:fldCharType="separate"/>
            </w:r>
            <w:r w:rsidR="005942DF">
              <w:rPr>
                <w:rStyle w:val="Hyperlink"/>
              </w:rPr>
              <w:t>bookmark_meta</w:t>
            </w:r>
            <w:r>
              <w:rPr>
                <w:rStyle w:val="Hyperlink"/>
              </w:rPr>
              <w:fldChar w:fldCharType="end"/>
            </w:r>
          </w:p>
        </w:tc>
        <w:tc>
          <w:tcPr>
            <w:tcW w:w="0" w:type="auto"/>
            <w:tcPrChange w:id="165" w:author="mmeshek" w:date="2017-09-26T08:48:00Z">
              <w:tcPr>
                <w:tcW w:w="0" w:type="auto"/>
              </w:tcPr>
            </w:tcPrChange>
          </w:tcPr>
          <w:p w14:paraId="7A851D2B" w14:textId="77777777" w:rsidR="009F2112" w:rsidRDefault="00786AF4">
            <w:pPr>
              <w:pStyle w:val="Compact"/>
            </w:pPr>
            <w:r>
              <w:fldChar w:fldCharType="begin"/>
            </w:r>
            <w:r>
              <w:instrText xml:space="preserve"> HYPERLINK \l "EsdaRecords.BookmarkMetaList" \h </w:instrText>
            </w:r>
            <w:r>
              <w:fldChar w:fldCharType="separate"/>
            </w:r>
            <w:r w:rsidR="005942DF">
              <w:rPr>
                <w:rStyle w:val="Hyperlink"/>
              </w:rPr>
              <w:t>bookmarks</w:t>
            </w:r>
            <w:r>
              <w:rPr>
                <w:rStyle w:val="Hyperlink"/>
              </w:rPr>
              <w:fldChar w:fldCharType="end"/>
            </w:r>
            <w:r w:rsidR="005942DF">
              <w:t xml:space="preserve"> or </w:t>
            </w:r>
            <w:r w:rsidR="005942DF">
              <w:rPr>
                <w:rStyle w:val="VerbatimChar"/>
              </w:rPr>
              <w:t>error</w:t>
            </w:r>
          </w:p>
        </w:tc>
      </w:tr>
      <w:tr w:rsidR="009F2112" w14:paraId="267C32E8" w14:textId="77777777" w:rsidTr="00F66235">
        <w:trPr>
          <w:jc w:val="center"/>
        </w:trPr>
        <w:tc>
          <w:tcPr>
            <w:tcW w:w="0" w:type="auto"/>
            <w:tcPrChange w:id="166" w:author="mmeshek" w:date="2017-09-26T08:48:00Z">
              <w:tcPr>
                <w:tcW w:w="0" w:type="auto"/>
              </w:tcPr>
            </w:tcPrChange>
          </w:tcPr>
          <w:p w14:paraId="6F56E953" w14:textId="77777777" w:rsidR="009F2112" w:rsidRDefault="00786AF4">
            <w:pPr>
              <w:pStyle w:val="Compact"/>
            </w:pPr>
            <w:r>
              <w:fldChar w:fldCharType="begin"/>
            </w:r>
            <w:r>
              <w:instrText xml:space="preserve"> HYPERLINK \l "EsdaRecords.RequestSaveBookmark" \h </w:instrText>
            </w:r>
            <w:r>
              <w:fldChar w:fldCharType="separate"/>
            </w:r>
            <w:r w:rsidR="005942DF">
              <w:rPr>
                <w:rStyle w:val="Hyperlink"/>
              </w:rPr>
              <w:t>save_bookmark</w:t>
            </w:r>
            <w:r>
              <w:rPr>
                <w:rStyle w:val="Hyperlink"/>
              </w:rPr>
              <w:fldChar w:fldCharType="end"/>
            </w:r>
          </w:p>
        </w:tc>
        <w:tc>
          <w:tcPr>
            <w:tcW w:w="0" w:type="auto"/>
            <w:tcPrChange w:id="167" w:author="mmeshek" w:date="2017-09-26T08:48:00Z">
              <w:tcPr>
                <w:tcW w:w="0" w:type="auto"/>
              </w:tcPr>
            </w:tcPrChange>
          </w:tcPr>
          <w:p w14:paraId="74421713" w14:textId="77777777" w:rsidR="009F2112" w:rsidRDefault="00786AF4">
            <w:pPr>
              <w:pStyle w:val="Compact"/>
            </w:pPr>
            <w:r>
              <w:fldChar w:fldCharType="begin"/>
            </w:r>
            <w:r>
              <w:instrText xml:space="preserve"> HYPERLINK \l "EsdaRecords.BookmarkMetaList" \h </w:instrText>
            </w:r>
            <w:r>
              <w:fldChar w:fldCharType="separate"/>
            </w:r>
            <w:r w:rsidR="005942DF">
              <w:rPr>
                <w:rStyle w:val="Hyperlink"/>
              </w:rPr>
              <w:t>bookmarks</w:t>
            </w:r>
            <w:r>
              <w:rPr>
                <w:rStyle w:val="Hyperlink"/>
              </w:rPr>
              <w:fldChar w:fldCharType="end"/>
            </w:r>
            <w:r w:rsidR="005942DF">
              <w:t xml:space="preserve"> or </w:t>
            </w:r>
            <w:r w:rsidR="005942DF">
              <w:rPr>
                <w:rStyle w:val="VerbatimChar"/>
              </w:rPr>
              <w:t>error</w:t>
            </w:r>
          </w:p>
        </w:tc>
      </w:tr>
      <w:tr w:rsidR="009F2112" w14:paraId="0F11BEC7" w14:textId="77777777" w:rsidTr="00F66235">
        <w:trPr>
          <w:jc w:val="center"/>
        </w:trPr>
        <w:tc>
          <w:tcPr>
            <w:tcW w:w="0" w:type="auto"/>
            <w:tcPrChange w:id="168" w:author="mmeshek" w:date="2017-09-26T08:48:00Z">
              <w:tcPr>
                <w:tcW w:w="0" w:type="auto"/>
              </w:tcPr>
            </w:tcPrChange>
          </w:tcPr>
          <w:p w14:paraId="05B9C3A1" w14:textId="77777777" w:rsidR="009F2112" w:rsidRDefault="00786AF4">
            <w:pPr>
              <w:pStyle w:val="Compact"/>
            </w:pPr>
            <w:r>
              <w:fldChar w:fldCharType="begin"/>
            </w:r>
            <w:r>
              <w:instrText xml:space="preserve"> HYPERLINK \l "EsdaRecords.RequestCancel" \h </w:instrText>
            </w:r>
            <w:r>
              <w:fldChar w:fldCharType="separate"/>
            </w:r>
            <w:r w:rsidR="005942DF">
              <w:rPr>
                <w:rStyle w:val="Hyperlink"/>
              </w:rPr>
              <w:t>cancel</w:t>
            </w:r>
            <w:r>
              <w:rPr>
                <w:rStyle w:val="Hyperlink"/>
              </w:rPr>
              <w:fldChar w:fldCharType="end"/>
            </w:r>
          </w:p>
        </w:tc>
        <w:tc>
          <w:tcPr>
            <w:tcW w:w="0" w:type="auto"/>
            <w:tcPrChange w:id="169" w:author="mmeshek" w:date="2017-09-26T08:48:00Z">
              <w:tcPr>
                <w:tcW w:w="0" w:type="auto"/>
              </w:tcPr>
            </w:tcPrChange>
          </w:tcPr>
          <w:p w14:paraId="4292A6B1" w14:textId="77777777" w:rsidR="009F2112" w:rsidRDefault="005942DF">
            <w:pPr>
              <w:pStyle w:val="Compact"/>
            </w:pPr>
            <w:r>
              <w:t xml:space="preserve">no response or </w:t>
            </w:r>
            <w:r>
              <w:rPr>
                <w:rStyle w:val="VerbatimChar"/>
              </w:rPr>
              <w:t>error</w:t>
            </w:r>
          </w:p>
        </w:tc>
      </w:tr>
      <w:tr w:rsidR="009F2112" w14:paraId="056B4F52" w14:textId="77777777" w:rsidTr="00F66235">
        <w:trPr>
          <w:jc w:val="center"/>
        </w:trPr>
        <w:tc>
          <w:tcPr>
            <w:tcW w:w="0" w:type="auto"/>
            <w:tcPrChange w:id="170" w:author="mmeshek" w:date="2017-09-26T08:48:00Z">
              <w:tcPr>
                <w:tcW w:w="0" w:type="auto"/>
              </w:tcPr>
            </w:tcPrChange>
          </w:tcPr>
          <w:p w14:paraId="36D0900A" w14:textId="77777777" w:rsidR="009F2112" w:rsidRDefault="00786AF4">
            <w:pPr>
              <w:pStyle w:val="Compact"/>
            </w:pPr>
            <w:r>
              <w:fldChar w:fldCharType="begin"/>
            </w:r>
            <w:r>
              <w:instrText xml:space="preserve"> HYPERLINK \l "EsdaRecords.RequestWork" \h </w:instrText>
            </w:r>
            <w:r>
              <w:fldChar w:fldCharType="separate"/>
            </w:r>
            <w:r w:rsidR="005942DF">
              <w:rPr>
                <w:rStyle w:val="Hyperlink"/>
              </w:rPr>
              <w:t>work</w:t>
            </w:r>
            <w:r>
              <w:rPr>
                <w:rStyle w:val="Hyperlink"/>
              </w:rPr>
              <w:fldChar w:fldCharType="end"/>
            </w:r>
          </w:p>
        </w:tc>
        <w:tc>
          <w:tcPr>
            <w:tcW w:w="0" w:type="auto"/>
            <w:tcPrChange w:id="171" w:author="mmeshek" w:date="2017-09-26T08:48:00Z">
              <w:tcPr>
                <w:tcW w:w="0" w:type="auto"/>
              </w:tcPr>
            </w:tcPrChange>
          </w:tcPr>
          <w:p w14:paraId="7A32AEDD" w14:textId="77777777" w:rsidR="009F2112" w:rsidRDefault="00786AF4">
            <w:pPr>
              <w:pStyle w:val="Compact"/>
            </w:pPr>
            <w:r>
              <w:fldChar w:fldCharType="begin"/>
            </w:r>
            <w:r>
              <w:instrText xml:space="preserve"> HYPERLINK \l "EsdaRecords.RecordData" \h </w:instrText>
            </w:r>
            <w:r>
              <w:fldChar w:fldCharType="separate"/>
            </w:r>
            <w:r w:rsidR="005942DF">
              <w:rPr>
                <w:rStyle w:val="Hyperlink"/>
              </w:rPr>
              <w:t>data</w:t>
            </w:r>
            <w:r>
              <w:rPr>
                <w:rStyle w:val="Hyperlink"/>
              </w:rPr>
              <w:fldChar w:fldCharType="end"/>
            </w:r>
            <w:r w:rsidR="005942DF">
              <w:t xml:space="preserve"> or </w:t>
            </w:r>
            <w:r w:rsidR="005942DF">
              <w:rPr>
                <w:rStyle w:val="VerbatimChar"/>
              </w:rPr>
              <w:t>error</w:t>
            </w:r>
          </w:p>
        </w:tc>
      </w:tr>
    </w:tbl>
    <w:p w14:paraId="00CEBA29" w14:textId="77777777" w:rsidR="009F2112" w:rsidRDefault="005942DF">
      <w:pPr>
        <w:pStyle w:val="NRELFigureImageCentered"/>
        <w:pPrChange w:id="172" w:author="mmeshek" w:date="2017-09-26T08:32:00Z">
          <w:pPr>
            <w:pStyle w:val="FigurewithCaption"/>
          </w:pPr>
        </w:pPrChange>
      </w:pPr>
      <w:r>
        <w:rPr>
          <w:noProof/>
        </w:rPr>
        <w:lastRenderedPageBreak/>
        <w:drawing>
          <wp:inline distT="0" distB="0" distL="0" distR="0" wp14:anchorId="2EC9503B" wp14:editId="7C17C3BE">
            <wp:extent cx="5943600" cy="6455664"/>
            <wp:effectExtent l="0" t="0" r="0" b="0"/>
            <wp:docPr id="1" name="Picture" descr="Containment relationships between protocol buffer messages in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records.mermaid.png"/>
                    <pic:cNvPicPr>
                      <a:picLocks noChangeAspect="1" noChangeArrowheads="1"/>
                    </pic:cNvPicPr>
                  </pic:nvPicPr>
                  <pic:blipFill rotWithShape="1">
                    <a:blip r:embed="rId10"/>
                    <a:srcRect l="1515" t="1804" r="1968" b="3094"/>
                    <a:stretch/>
                  </pic:blipFill>
                  <pic:spPr bwMode="auto">
                    <a:xfrm>
                      <a:off x="0" y="0"/>
                      <a:ext cx="5943600" cy="6455664"/>
                    </a:xfrm>
                    <a:prstGeom prst="rect">
                      <a:avLst/>
                    </a:prstGeom>
                    <a:noFill/>
                    <a:ln>
                      <a:noFill/>
                    </a:ln>
                    <a:extLst>
                      <a:ext uri="{53640926-AAD7-44D8-BBD7-CCE9431645EC}">
                        <a14:shadowObscured xmlns:a14="http://schemas.microsoft.com/office/drawing/2010/main"/>
                      </a:ext>
                    </a:extLst>
                  </pic:spPr>
                </pic:pic>
              </a:graphicData>
            </a:graphic>
          </wp:inline>
        </w:drawing>
      </w:r>
    </w:p>
    <w:p w14:paraId="15C8614F" w14:textId="77777777" w:rsidR="009F2112" w:rsidRDefault="005942DF">
      <w:pPr>
        <w:pStyle w:val="NRELFigureCaption"/>
        <w:pPrChange w:id="173" w:author="mmeshek" w:date="2017-09-26T08:31:00Z">
          <w:pPr>
            <w:pStyle w:val="ImageCaption"/>
          </w:pPr>
        </w:pPrChange>
      </w:pPr>
      <w:bookmarkStart w:id="174" w:name="_Toc494179294"/>
      <w:r>
        <w:t>Containment relationships between protocol buffer messages in the Records API</w:t>
      </w:r>
      <w:bookmarkEnd w:id="174"/>
      <w:del w:id="175" w:author="mmeshek" w:date="2017-09-26T08:50:00Z">
        <w:r w:rsidDel="008A0DE4">
          <w:delText>.</w:delText>
        </w:r>
      </w:del>
    </w:p>
    <w:p w14:paraId="4349BFD5" w14:textId="77777777" w:rsidR="009F2112" w:rsidRDefault="00786AF4">
      <w:pPr>
        <w:pStyle w:val="NRELBodyText"/>
        <w:pPrChange w:id="176" w:author="mmeshek" w:date="2017-09-26T08:12:00Z">
          <w:pPr>
            <w:pStyle w:val="BodyText"/>
          </w:pPr>
        </w:pPrChange>
      </w:pPr>
      <w:r>
        <w:fldChar w:fldCharType="begin"/>
      </w:r>
      <w:r>
        <w:instrText xml:space="preserve"> HYPERLINK \l "metadata" \h </w:instrText>
      </w:r>
      <w:r>
        <w:fldChar w:fldCharType="separate"/>
      </w:r>
      <w:r w:rsidR="005942DF">
        <w:rPr>
          <w:rStyle w:val="Hyperlink"/>
        </w:rPr>
        <w:t>Metadata messages</w:t>
      </w:r>
      <w:r>
        <w:rPr>
          <w:rStyle w:val="Hyperlink"/>
        </w:rPr>
        <w:fldChar w:fldCharType="end"/>
      </w:r>
      <w:r w:rsidR="005942DF">
        <w:t xml:space="preserve"> describe “models</w:t>
      </w:r>
      <w:ins w:id="177" w:author="mmeshek" w:date="2017-09-26T09:19:00Z">
        <w:r w:rsidR="00156B7A">
          <w:t>,</w:t>
        </w:r>
      </w:ins>
      <w:r w:rsidR="005942DF">
        <w:t>”</w:t>
      </w:r>
      <w:del w:id="178" w:author="mmeshek" w:date="2017-09-26T09:19:00Z">
        <w:r w:rsidR="005942DF" w:rsidDel="00156B7A">
          <w:delText>,</w:delText>
        </w:r>
      </w:del>
      <w:r w:rsidR="005942DF">
        <w:t xml:space="preserve"> which are just sources of data, and the variables they contain. </w:t>
      </w:r>
      <w:r>
        <w:fldChar w:fldCharType="begin"/>
      </w:r>
      <w:r>
        <w:instrText xml:space="preserve"> HYPERLINK \l "data-records" \h </w:instrText>
      </w:r>
      <w:r>
        <w:fldChar w:fldCharType="separate"/>
      </w:r>
      <w:r w:rsidR="005942DF">
        <w:rPr>
          <w:rStyle w:val="Hyperlink"/>
        </w:rPr>
        <w:t>Data record messages</w:t>
      </w:r>
      <w:r>
        <w:rPr>
          <w:rStyle w:val="Hyperlink"/>
        </w:rPr>
        <w:fldChar w:fldCharType="end"/>
      </w:r>
      <w:r w:rsidR="005942DF">
        <w:t xml:space="preserve"> hold the data itself.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For efficiency and compactness, </w:t>
      </w:r>
      <w:r>
        <w:fldChar w:fldCharType="begin"/>
      </w:r>
      <w:r>
        <w:instrText xml:space="preserve"> HYPERLINK \l "EsdaRecords.RecordData" \h </w:instrText>
      </w:r>
      <w:r>
        <w:fldChar w:fldCharType="separate"/>
      </w:r>
      <w:r w:rsidR="005942DF">
        <w:rPr>
          <w:rStyle w:val="Hyperlink"/>
        </w:rPr>
        <w:t>RecordData</w:t>
      </w:r>
      <w:r>
        <w:rPr>
          <w:rStyle w:val="Hyperlink"/>
        </w:rPr>
        <w:fldChar w:fldCharType="end"/>
      </w:r>
      <w:r w:rsidR="005942DF">
        <w:t xml:space="preserve"> may be provided in </w:t>
      </w:r>
      <w:r>
        <w:fldChar w:fldCharType="begin"/>
      </w:r>
      <w:r>
        <w:instrText xml:space="preserve"> HYPERLINK \l "EsdaRecords.RecordList" \h </w:instrText>
      </w:r>
      <w:r>
        <w:fldChar w:fldCharType="separate"/>
      </w:r>
      <w:r w:rsidR="005942DF">
        <w:rPr>
          <w:rStyle w:val="Hyperlink"/>
        </w:rPr>
        <w:t>list format</w:t>
      </w:r>
      <w:r>
        <w:rPr>
          <w:rStyle w:val="Hyperlink"/>
        </w:rPr>
        <w:fldChar w:fldCharType="end"/>
      </w:r>
      <w:r w:rsidR="005942DF">
        <w:t xml:space="preserve"> or </w:t>
      </w:r>
      <w:r>
        <w:fldChar w:fldCharType="begin"/>
      </w:r>
      <w:r>
        <w:instrText xml:space="preserve"> HYPERLINK \l "EsdaRecords.RecordTable" \h </w:instrText>
      </w:r>
      <w:r>
        <w:fldChar w:fldCharType="separate"/>
      </w:r>
      <w:r w:rsidR="005942DF">
        <w:rPr>
          <w:rStyle w:val="Hyperlink"/>
        </w:rPr>
        <w:t>tabular format</w:t>
      </w:r>
      <w:r>
        <w:rPr>
          <w:rStyle w:val="Hyperlink"/>
        </w:rPr>
        <w:fldChar w:fldCharType="end"/>
      </w:r>
      <w:r w:rsidR="005942DF">
        <w:t xml:space="preserve">, with the latter format </w:t>
      </w:r>
      <w:del w:id="179" w:author="mmeshek" w:date="2017-10-18T13:13:00Z">
        <w:r w:rsidR="005942DF" w:rsidDel="001A467D">
          <w:delText xml:space="preserve">only </w:delText>
        </w:r>
      </w:del>
      <w:r w:rsidR="005942DF">
        <w:t xml:space="preserve">obtained </w:t>
      </w:r>
      <w:ins w:id="180" w:author="mmeshek" w:date="2017-10-18T13:13:00Z">
        <w:r w:rsidR="001A467D">
          <w:t xml:space="preserve">only </w:t>
        </w:r>
      </w:ins>
      <w:r w:rsidR="005942DF">
        <w:t xml:space="preserve">when the contents of the table all have the same data type. The data records may be provided </w:t>
      </w:r>
      <w:r w:rsidR="005942DF">
        <w:rPr>
          <w:i/>
        </w:rPr>
        <w:t>in toto</w:t>
      </w:r>
      <w:r w:rsidR="005942DF">
        <w:t xml:space="preserve"> or filtered using </w:t>
      </w:r>
      <w:r>
        <w:fldChar w:fldCharType="begin"/>
      </w:r>
      <w:r>
        <w:instrText xml:space="preserve"> HYPERLINK \l "filtering" \h </w:instrText>
      </w:r>
      <w:r>
        <w:fldChar w:fldCharType="separate"/>
      </w:r>
      <w:r w:rsidR="005942DF">
        <w:rPr>
          <w:rStyle w:val="Hyperlink"/>
        </w:rPr>
        <w:t>filter messages</w:t>
      </w:r>
      <w:r>
        <w:rPr>
          <w:rStyle w:val="Hyperlink"/>
        </w:rPr>
        <w:fldChar w:fldCharType="end"/>
      </w:r>
      <w:r w:rsidR="005942DF">
        <w:t xml:space="preserve"> so </w:t>
      </w:r>
      <w:r w:rsidR="005942DF">
        <w:lastRenderedPageBreak/>
        <w:t xml:space="preserve">that only certain fields or records are returned. The API contains a small embedded language for </w:t>
      </w:r>
      <w:r>
        <w:fldChar w:fldCharType="begin"/>
      </w:r>
      <w:r>
        <w:instrText xml:space="preserve"> HYPERLINK \l "EsdaRecords.FilterExpression" \h </w:instrText>
      </w:r>
      <w:r>
        <w:fldChar w:fldCharType="separate"/>
      </w:r>
      <w:r w:rsidR="005942DF">
        <w:rPr>
          <w:rStyle w:val="Hyperlink"/>
        </w:rPr>
        <w:t>filtering via set and value operations</w:t>
      </w:r>
      <w:r>
        <w:rPr>
          <w:rStyle w:val="Hyperlink"/>
        </w:rPr>
        <w:fldChar w:fldCharType="end"/>
      </w:r>
      <w:r w:rsidR="005942DF">
        <w:t xml:space="preserve">. Sets of records may be </w:t>
      </w:r>
      <w:r>
        <w:fldChar w:fldCharType="begin"/>
      </w:r>
      <w:r>
        <w:instrText xml:space="preserve"> HYPERLINK \l "bookmarks" \h </w:instrText>
      </w:r>
      <w:r>
        <w:fldChar w:fldCharType="separate"/>
      </w:r>
      <w:r w:rsidR="005942DF">
        <w:rPr>
          <w:rStyle w:val="Hyperlink"/>
        </w:rPr>
        <w:t>bookmarked</w:t>
      </w:r>
      <w:r>
        <w:rPr>
          <w:rStyle w:val="Hyperlink"/>
        </w:rPr>
        <w:fldChar w:fldCharType="end"/>
      </w:r>
      <w:r w:rsidR="005942DF">
        <w:t xml:space="preserve"> for sharing or later retrieval by (</w:t>
      </w:r>
      <w:del w:id="181" w:author="mmeshek" w:date="2017-10-18T13:14:00Z">
        <w:r w:rsidR="005942DF" w:rsidDel="001A467D">
          <w:delText>i</w:delText>
        </w:r>
      </w:del>
      <w:ins w:id="182" w:author="mmeshek" w:date="2017-10-18T13:14:00Z">
        <w:r w:rsidR="001A467D">
          <w:t>1</w:t>
        </w:r>
      </w:ins>
      <w:r w:rsidR="005942DF">
        <w:t>) enumerating their unique record identifiers, (</w:t>
      </w:r>
      <w:del w:id="183" w:author="mmeshek" w:date="2017-10-18T13:14:00Z">
        <w:r w:rsidR="005942DF" w:rsidDel="001A467D">
          <w:delText>ii</w:delText>
        </w:r>
      </w:del>
      <w:ins w:id="184" w:author="mmeshek" w:date="2017-10-18T13:14:00Z">
        <w:r w:rsidR="001A467D">
          <w:t>2</w:t>
        </w:r>
      </w:ins>
      <w:r w:rsidR="005942DF">
        <w:t>) defining a range of unique record identifiers, or (</w:t>
      </w:r>
      <w:del w:id="185" w:author="mmeshek" w:date="2017-10-18T13:14:00Z">
        <w:r w:rsidR="005942DF" w:rsidDel="001A467D">
          <w:delText>iii</w:delText>
        </w:r>
      </w:del>
      <w:ins w:id="186" w:author="mmeshek" w:date="2017-10-18T13:14:00Z">
        <w:r w:rsidR="001A467D">
          <w:t>3</w:t>
        </w:r>
      </w:ins>
      <w:r w:rsidR="005942DF">
        <w:t>) specifying a filtering criterion.</w:t>
      </w:r>
    </w:p>
    <w:p w14:paraId="7F513331" w14:textId="77777777" w:rsidR="009F2112" w:rsidRDefault="005942DF">
      <w:pPr>
        <w:pStyle w:val="NRELBodyText"/>
        <w:pPrChange w:id="187" w:author="mmeshek" w:date="2017-09-26T08:12:00Z">
          <w:pPr>
            <w:pStyle w:val="BodyText"/>
          </w:pPr>
        </w:pPrChange>
      </w:pPr>
      <w:r>
        <w:t xml:space="preserve">Servers that perform computations or simulations can receive input parameters via a </w:t>
      </w:r>
      <w:r w:rsidR="00786AF4">
        <w:fldChar w:fldCharType="begin"/>
      </w:r>
      <w:r w:rsidR="00786AF4">
        <w:instrText xml:space="preserve"> HYPERLINK \l "EsdaRecords.RequestWork" \h </w:instrText>
      </w:r>
      <w:r w:rsidR="00786AF4">
        <w:fldChar w:fldCharType="separate"/>
      </w:r>
      <w:r>
        <w:rPr>
          <w:rStyle w:val="Hyperlink"/>
        </w:rPr>
        <w:t>RequestWork</w:t>
      </w:r>
      <w:r w:rsidR="00786AF4">
        <w:rPr>
          <w:rStyle w:val="Hyperlink"/>
        </w:rPr>
        <w:fldChar w:fldCharType="end"/>
      </w:r>
      <w:r>
        <w:t xml:space="preserve"> message that contains those input parameters. After the server has completed its</w:t>
      </w:r>
      <w:del w:id="188" w:author="mmeshek" w:date="2017-10-18T13:14:00Z">
        <w:r w:rsidDel="00E461EB">
          <w:delText xml:space="preserve"> </w:delText>
        </w:r>
      </w:del>
      <w:ins w:id="189" w:author="mmeshek" w:date="2017-10-18T13:14:00Z">
        <w:r w:rsidR="00E461EB">
          <w:t> </w:t>
        </w:r>
      </w:ins>
      <w:r>
        <w:t xml:space="preserve">computations, it sends the results as </w:t>
      </w:r>
      <w:r w:rsidR="00786AF4">
        <w:fldChar w:fldCharType="begin"/>
      </w:r>
      <w:r w:rsidR="00786AF4">
        <w:instrText xml:space="preserve"> HYPERLINK \l "EsdaRecords.RecordData" \h </w:instrText>
      </w:r>
      <w:r w:rsidR="00786AF4">
        <w:fldChar w:fldCharType="separate"/>
      </w:r>
      <w:r>
        <w:rPr>
          <w:rStyle w:val="Hyperlink"/>
        </w:rPr>
        <w:t>RecordData</w:t>
      </w:r>
      <w:r w:rsidR="00786AF4">
        <w:rPr>
          <w:rStyle w:val="Hyperlink"/>
        </w:rPr>
        <w:fldChar w:fldCharType="end"/>
      </w:r>
      <w:r>
        <w:t xml:space="preserve"> messages.</w:t>
      </w:r>
    </w:p>
    <w:p w14:paraId="6925DB08" w14:textId="77777777" w:rsidR="009F2112" w:rsidRDefault="005942DF">
      <w:pPr>
        <w:pStyle w:val="NRELBodyText"/>
        <w:pPrChange w:id="190" w:author="mmeshek" w:date="2017-09-26T08:12:00Z">
          <w:pPr>
            <w:pStyle w:val="BodyText"/>
          </w:pPr>
        </w:pPrChange>
      </w:pPr>
      <w:r>
        <w:t>In general</w:t>
      </w:r>
      <w:ins w:id="191" w:author="mmeshek" w:date="2017-10-18T13:14:00Z">
        <w:r w:rsidR="00E461EB">
          <w:t>,</w:t>
        </w:r>
      </w:ins>
      <w:r>
        <w:t xml:space="preserve"> the response to a request for data records comes in </w:t>
      </w:r>
      <w:r>
        <w:rPr>
          <w:i/>
        </w:rPr>
        <w:t>chunks</w:t>
      </w:r>
      <w:r>
        <w:t xml:space="preserve"> numbered in sequence, where each chunk has an identifier, </w:t>
      </w:r>
      <w:r>
        <w:rPr>
          <w:rStyle w:val="VerbatimChar"/>
        </w:rPr>
        <w:t>chunk_id</w:t>
      </w:r>
      <w:r>
        <w:t xml:space="preserve">, and </w:t>
      </w:r>
      <w:ins w:id="192" w:author="mmeshek" w:date="2017-10-18T13:15:00Z">
        <w:r w:rsidR="006938A5">
          <w:t xml:space="preserve">the response </w:t>
        </w:r>
      </w:ins>
      <w:r>
        <w:t xml:space="preserve">specifies the identifier of the next chunk, </w:t>
      </w:r>
      <w:r>
        <w:rPr>
          <w:rStyle w:val="VerbatimChar"/>
        </w:rPr>
        <w:t>next_chunk_id</w:t>
      </w:r>
      <w:r>
        <w:t xml:space="preserve">. Thus, the chunks form a linked list. The sending of additional chunks can be cancelled using a </w:t>
      </w:r>
      <w:r w:rsidR="00786AF4">
        <w:fldChar w:fldCharType="begin"/>
      </w:r>
      <w:r w:rsidR="00786AF4">
        <w:instrText xml:space="preserve"> HYPERLINK \l "EsdaRecords.RequestCancel" \h </w:instrText>
      </w:r>
      <w:r w:rsidR="00786AF4">
        <w:fldChar w:fldCharType="separate"/>
      </w:r>
      <w:r>
        <w:rPr>
          <w:rStyle w:val="Hyperlink"/>
        </w:rPr>
        <w:t>RequestCancel</w:t>
      </w:r>
      <w:r w:rsidR="00786AF4">
        <w:rPr>
          <w:rStyle w:val="Hyperlink"/>
        </w:rPr>
        <w:fldChar w:fldCharType="end"/>
      </w:r>
      <w:r>
        <w:t xml:space="preserve"> message. If the </w:t>
      </w:r>
      <w:r w:rsidR="00786AF4">
        <w:fldChar w:fldCharType="begin"/>
      </w:r>
      <w:r w:rsidR="00786AF4">
        <w:instrText xml:space="preserve"> HYPERLINK \l "EsdaRecords.Request" \h </w:instrText>
      </w:r>
      <w:r w:rsidR="00786AF4">
        <w:fldChar w:fldCharType="separate"/>
      </w:r>
      <w:r>
        <w:rPr>
          <w:rStyle w:val="Hyperlink"/>
        </w:rPr>
        <w:t>subscribe</w:t>
      </w:r>
      <w:r w:rsidR="00786AF4">
        <w:rPr>
          <w:rStyle w:val="Hyperlink"/>
        </w:rPr>
        <w:fldChar w:fldCharType="end"/>
      </w:r>
      <w:r>
        <w:t xml:space="preserve"> flag is set when making a request, </w:t>
      </w:r>
      <w:del w:id="193" w:author="mmeshek" w:date="2017-10-18T13:16:00Z">
        <w:r w:rsidDel="006938A5">
          <w:delText xml:space="preserve">then </w:delText>
        </w:r>
      </w:del>
      <w:r>
        <w:t xml:space="preserve">the server will respond indefinitely with additional data as </w:t>
      </w:r>
      <w:del w:id="194" w:author="mmeshek" w:date="2017-10-18T13:16:00Z">
        <w:r w:rsidDel="006938A5">
          <w:delText>the data</w:delText>
        </w:r>
      </w:del>
      <w:ins w:id="195" w:author="mmeshek" w:date="2017-10-18T13:16:00Z">
        <w:r w:rsidR="006938A5">
          <w:t>it</w:t>
        </w:r>
      </w:ins>
      <w:r>
        <w:t xml:space="preserve"> becomes available, until the subscription is </w:t>
      </w:r>
      <w:r w:rsidR="00786AF4">
        <w:fldChar w:fldCharType="begin"/>
      </w:r>
      <w:r w:rsidR="00786AF4">
        <w:instrText xml:space="preserve"> HYPERLINK \l "EsdaRecords.RequestCancel" \h </w:instrText>
      </w:r>
      <w:r w:rsidR="00786AF4">
        <w:fldChar w:fldCharType="separate"/>
      </w:r>
      <w:r>
        <w:rPr>
          <w:rStyle w:val="Hyperlink"/>
        </w:rPr>
        <w:t>cancelled</w:t>
      </w:r>
      <w:r w:rsidR="00786AF4">
        <w:rPr>
          <w:rStyle w:val="Hyperlink"/>
        </w:rPr>
        <w:fldChar w:fldCharType="end"/>
      </w:r>
      <w:r>
        <w:t>.</w:t>
      </w:r>
    </w:p>
    <w:p w14:paraId="6C50A209" w14:textId="77777777" w:rsidR="009F2112" w:rsidRDefault="005942DF">
      <w:pPr>
        <w:pStyle w:val="NRELHead01"/>
        <w:pPrChange w:id="196" w:author="mmeshek" w:date="2017-09-26T08:11:00Z">
          <w:pPr>
            <w:pStyle w:val="Heading1"/>
          </w:pPr>
        </w:pPrChange>
      </w:pPr>
      <w:bookmarkStart w:id="197" w:name="use-cases"/>
      <w:bookmarkStart w:id="198" w:name="_Toc492447366"/>
      <w:bookmarkStart w:id="199" w:name="_Toc494178806"/>
      <w:bookmarkEnd w:id="197"/>
      <w:r>
        <w:t>Use Cases</w:t>
      </w:r>
      <w:bookmarkEnd w:id="198"/>
      <w:bookmarkEnd w:id="199"/>
    </w:p>
    <w:p w14:paraId="6C653531" w14:textId="77777777" w:rsidR="009F2112" w:rsidRDefault="005942DF">
      <w:pPr>
        <w:pStyle w:val="NRELBodyText"/>
        <w:pPrChange w:id="200" w:author="mmeshek" w:date="2017-09-26T08:12:00Z">
          <w:pPr>
            <w:pStyle w:val="FirstParagraph"/>
          </w:pPr>
        </w:pPrChange>
      </w:pPr>
      <w:r>
        <w:t>In this section we outline some standard use cases for the Records API. UML Sequence Diagrams (Fowler 2017) illustrate the flow of messages and the messages themselves are printed</w:t>
      </w:r>
      <w:del w:id="201" w:author="mmeshek" w:date="2017-10-18T13:16:00Z">
        <w:r w:rsidDel="006938A5">
          <w:delText xml:space="preserve"> </w:delText>
        </w:r>
      </w:del>
      <w:ins w:id="202" w:author="mmeshek" w:date="2017-10-18T13:16:00Z">
        <w:r w:rsidR="006938A5">
          <w:t> </w:t>
        </w:r>
      </w:ins>
      <w:r>
        <w:t xml:space="preserve">in the text format output by the Google </w:t>
      </w:r>
      <w:r>
        <w:rPr>
          <w:rStyle w:val="VerbatimChar"/>
        </w:rPr>
        <w:t>protoc</w:t>
      </w:r>
      <w:r>
        <w:t xml:space="preserve"> tool (Google Developers 2017a).</w:t>
      </w:r>
    </w:p>
    <w:p w14:paraId="01B697CF" w14:textId="77777777" w:rsidR="009F2112" w:rsidRDefault="005942DF">
      <w:pPr>
        <w:pStyle w:val="NRELHead02"/>
        <w:pPrChange w:id="203" w:author="mmeshek" w:date="2017-09-26T08:12:00Z">
          <w:pPr>
            <w:pStyle w:val="Heading2"/>
          </w:pPr>
        </w:pPrChange>
      </w:pPr>
      <w:bookmarkStart w:id="204" w:name="static-data"/>
      <w:bookmarkStart w:id="205" w:name="_Toc492447367"/>
      <w:bookmarkStart w:id="206" w:name="_Toc494178807"/>
      <w:bookmarkEnd w:id="204"/>
      <w:r>
        <w:t>Static Data</w:t>
      </w:r>
      <w:bookmarkEnd w:id="205"/>
      <w:bookmarkEnd w:id="206"/>
    </w:p>
    <w:p w14:paraId="54EA8F2E" w14:textId="77777777" w:rsidR="009F2112" w:rsidRDefault="005942DF">
      <w:pPr>
        <w:pStyle w:val="NRELBodyText"/>
        <w:pPrChange w:id="207" w:author="mmeshek" w:date="2017-09-26T08:12:00Z">
          <w:pPr>
            <w:pStyle w:val="FirstParagraph"/>
          </w:pPr>
        </w:pPrChange>
      </w:pPr>
      <w:r>
        <w:t xml:space="preserve">The retrieval of static data records forms the simplest use case for the Records API. A user chooses a particular data source (a “model” in the parlance of the Records API) and then the data </w:t>
      </w:r>
      <w:del w:id="208" w:author="mmeshek" w:date="2017-09-26T08:55:00Z">
        <w:r w:rsidDel="00AD07D6">
          <w:delText>is</w:delText>
        </w:r>
      </w:del>
      <w:ins w:id="209" w:author="mmeshek" w:date="2017-09-26T08:55:00Z">
        <w:r w:rsidR="00AD07D6">
          <w:t>are</w:t>
        </w:r>
      </w:ins>
      <w:r>
        <w:t xml:space="preserve"> retrieved and displayed. The visualization client software communicates with a Records server, which in turn accesses the static data. The figure below illustrates the process.</w:t>
      </w:r>
    </w:p>
    <w:p w14:paraId="4583AD48" w14:textId="77777777" w:rsidR="009F2112" w:rsidRDefault="005942DF">
      <w:pPr>
        <w:pStyle w:val="NRELFigureImageCentered"/>
        <w:pPrChange w:id="210" w:author="mmeshek" w:date="2017-09-26T08:13:00Z">
          <w:pPr>
            <w:pStyle w:val="FigurewithCaption"/>
          </w:pPr>
        </w:pPrChange>
      </w:pPr>
      <w:r>
        <w:rPr>
          <w:noProof/>
        </w:rPr>
        <w:lastRenderedPageBreak/>
        <w:drawing>
          <wp:inline distT="0" distB="0" distL="0" distR="0" wp14:anchorId="36BD47D6" wp14:editId="1679A14E">
            <wp:extent cx="5486400" cy="3941064"/>
            <wp:effectExtent l="0" t="0" r="0" b="0"/>
            <wp:docPr id="2" name="Picture" descr="Visualizing data from a static source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tatic-data-rpc.mermaid.png"/>
                    <pic:cNvPicPr>
                      <a:picLocks noChangeAspect="1" noChangeArrowheads="1"/>
                    </pic:cNvPicPr>
                  </pic:nvPicPr>
                  <pic:blipFill rotWithShape="1">
                    <a:blip r:embed="rId11"/>
                    <a:srcRect l="6026" t="2646" b="1127"/>
                    <a:stretch/>
                  </pic:blipFill>
                  <pic:spPr bwMode="auto">
                    <a:xfrm>
                      <a:off x="0" y="0"/>
                      <a:ext cx="5486400" cy="3941064"/>
                    </a:xfrm>
                    <a:prstGeom prst="rect">
                      <a:avLst/>
                    </a:prstGeom>
                    <a:noFill/>
                    <a:ln>
                      <a:noFill/>
                    </a:ln>
                    <a:extLst>
                      <a:ext uri="{53640926-AAD7-44D8-BBD7-CCE9431645EC}">
                        <a14:shadowObscured xmlns:a14="http://schemas.microsoft.com/office/drawing/2010/main"/>
                      </a:ext>
                    </a:extLst>
                  </pic:spPr>
                </pic:pic>
              </a:graphicData>
            </a:graphic>
          </wp:inline>
        </w:drawing>
      </w:r>
    </w:p>
    <w:p w14:paraId="679B7E44" w14:textId="77777777" w:rsidR="009F2112" w:rsidRDefault="005942DF">
      <w:pPr>
        <w:pStyle w:val="NRELFigureCaption"/>
        <w:pPrChange w:id="211" w:author="mmeshek" w:date="2017-09-26T08:31:00Z">
          <w:pPr>
            <w:pStyle w:val="ImageCaption"/>
          </w:pPr>
        </w:pPrChange>
      </w:pPr>
      <w:bookmarkStart w:id="212" w:name="_Toc494179295"/>
      <w:r>
        <w:t>Visualizing data from a static source using the Records API</w:t>
      </w:r>
      <w:bookmarkEnd w:id="212"/>
      <w:del w:id="213" w:author="mmeshek" w:date="2017-09-26T08:52:00Z">
        <w:r w:rsidDel="008A0DE4">
          <w:delText>.</w:delText>
        </w:r>
      </w:del>
    </w:p>
    <w:p w14:paraId="5347F21C" w14:textId="77777777" w:rsidR="009F2112" w:rsidRDefault="005942DF">
      <w:pPr>
        <w:pStyle w:val="NRELBodyText"/>
        <w:pPrChange w:id="214" w:author="mmeshek" w:date="2017-09-26T08:30:00Z">
          <w:pPr>
            <w:pStyle w:val="BodyText"/>
          </w:pPr>
        </w:pPrChange>
      </w:pPr>
      <w:r>
        <w:t xml:space="preserve">A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xml:space="preserve"> without </w:t>
      </w:r>
      <w:r>
        <w:rPr>
          <w:rStyle w:val="VerbatimChar"/>
        </w:rPr>
        <w:t>model_id</w:t>
      </w:r>
      <w:r>
        <w:t xml:space="preserve"> specified requests the server to list all models:</w:t>
      </w:r>
    </w:p>
    <w:p w14:paraId="0A1FFC3C" w14:textId="77777777" w:rsidR="009F2112" w:rsidRDefault="005942DF">
      <w:pPr>
        <w:pStyle w:val="SourceCode"/>
      </w:pPr>
      <w:r>
        <w:rPr>
          <w:rStyle w:val="VerbatimChar"/>
        </w:rPr>
        <w:t>version: 4</w:t>
      </w:r>
      <w:r>
        <w:br/>
      </w:r>
      <w:r>
        <w:rPr>
          <w:rStyle w:val="VerbatimChar"/>
        </w:rPr>
        <w:t>id: 1</w:t>
      </w:r>
      <w:r>
        <w:br/>
      </w:r>
      <w:r>
        <w:rPr>
          <w:rStyle w:val="VerbatimChar"/>
        </w:rPr>
        <w:t>models_metadata {</w:t>
      </w:r>
      <w:r>
        <w:br/>
      </w:r>
      <w:r>
        <w:rPr>
          <w:rStyle w:val="VerbatimChar"/>
        </w:rPr>
        <w:t>}</w:t>
      </w:r>
    </w:p>
    <w:p w14:paraId="081C3808" w14:textId="77777777" w:rsidR="009F2112" w:rsidRDefault="005942DF">
      <w:pPr>
        <w:pStyle w:val="NRELBodyText"/>
        <w:pPrChange w:id="215" w:author="mmeshek" w:date="2017-09-26T08:23:00Z">
          <w:pPr>
            <w:pStyle w:val="FirstParagraph"/>
          </w:pPr>
        </w:pPrChange>
      </w:pPr>
      <w:r>
        <w:t xml:space="preserve">The </w:t>
      </w:r>
      <w:r w:rsidR="00786AF4">
        <w:fldChar w:fldCharType="begin"/>
      </w:r>
      <w:r w:rsidR="00786AF4">
        <w:instrText xml:space="preserve"> HYPERLINK \l "EsdaRecords.Response" \h </w:instrText>
      </w:r>
      <w:r w:rsidR="00786AF4">
        <w:fldChar w:fldCharType="separate"/>
      </w:r>
      <w:r>
        <w:rPr>
          <w:rStyle w:val="Hyperlink"/>
        </w:rPr>
        <w:t>Response</w:t>
      </w:r>
      <w:r w:rsidR="00786AF4">
        <w:rPr>
          <w:rStyle w:val="Hyperlink"/>
        </w:rPr>
        <w:fldChar w:fldCharType="end"/>
      </w:r>
      <w:r>
        <w:t xml:space="preserve"> from the server provides metadata for all of the models:</w:t>
      </w:r>
    </w:p>
    <w:p w14:paraId="3D9E4128" w14:textId="77777777" w:rsidR="009F2112" w:rsidRDefault="005942DF">
      <w:pPr>
        <w:pStyle w:val="SourceCode"/>
      </w:pPr>
      <w:r>
        <w:rPr>
          <w:rStyle w:val="VerbatimChar"/>
        </w:rPr>
        <w:t>version: 4</w:t>
      </w:r>
      <w:r>
        <w:br/>
      </w:r>
      <w:r>
        <w:rPr>
          <w:rStyle w:val="VerbatimChar"/>
        </w:rPr>
        <w:t>id: 1</w:t>
      </w:r>
      <w:r>
        <w:br/>
      </w:r>
      <w:r>
        <w:rPr>
          <w:rStyle w:val="VerbatimChar"/>
        </w:rPr>
        <w:t>models {</w:t>
      </w:r>
      <w:r>
        <w:br/>
      </w:r>
      <w:r>
        <w:rPr>
          <w:rStyle w:val="VerbatimChar"/>
        </w:rPr>
        <w:t xml:space="preserve">  models {</w:t>
      </w:r>
      <w:r>
        <w:br/>
      </w:r>
      <w:r>
        <w:rPr>
          <w:rStyle w:val="VerbatimChar"/>
        </w:rPr>
        <w:t xml:space="preserve">    model_id: "example-model-1"</w:t>
      </w:r>
      <w:r>
        <w:br/>
      </w:r>
      <w:r>
        <w:rPr>
          <w:rStyle w:val="VerbatimChar"/>
        </w:rPr>
        <w:t xml:space="preserve">    model_name: "Example Model #1"</w:t>
      </w:r>
      <w:r>
        <w:br/>
      </w:r>
      <w:r>
        <w:rPr>
          <w:rStyle w:val="VerbatimChar"/>
        </w:rPr>
        <w:t xml:space="preserve">    model_uri: "http://esda.nrel.gov/examples/model-1"</w:t>
      </w:r>
      <w:r>
        <w:br/>
      </w:r>
      <w:r>
        <w:rPr>
          <w:rStyle w:val="VerbatimChar"/>
        </w:rPr>
        <w:t xml:space="preserve">    variables {</w:t>
      </w:r>
      <w:r>
        <w:br/>
      </w:r>
      <w:r>
        <w:rPr>
          <w:rStyle w:val="VerbatimChar"/>
        </w:rPr>
        <w:t xml:space="preserve">      var_id: 0</w:t>
      </w:r>
      <w:r>
        <w:br/>
      </w:r>
      <w:r>
        <w:rPr>
          <w:rStyle w:val="VerbatimChar"/>
        </w:rPr>
        <w:t xml:space="preserve">      var_name: "Example Real Variable"</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"Example Integer Variable"</w:t>
      </w:r>
      <w:r>
        <w:br/>
      </w:r>
      <w:r>
        <w:rPr>
          <w:rStyle w:val="VerbatimChar"/>
        </w:rPr>
        <w:lastRenderedPageBreak/>
        <w:t xml:space="preserve">      type: INTEGER</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var_name: "Example String Variable"</w:t>
      </w:r>
      <w:r>
        <w:br/>
      </w:r>
      <w:r>
        <w:rPr>
          <w:rStyle w:val="VerbatimChar"/>
        </w:rPr>
        <w:t xml:space="preserve">      type: STRING</w:t>
      </w:r>
      <w:r>
        <w:br/>
      </w:r>
      <w:r>
        <w:rPr>
          <w:rStyle w:val="VerbatimChar"/>
        </w:rPr>
        <w:t xml:space="preserve">    }</w:t>
      </w:r>
      <w:r>
        <w:br/>
      </w:r>
      <w:r>
        <w:rPr>
          <w:rStyle w:val="VerbatimChar"/>
        </w:rPr>
        <w:t xml:space="preserve">  models {</w:t>
      </w:r>
      <w:r>
        <w:br/>
      </w:r>
      <w:r>
        <w:rPr>
          <w:rStyle w:val="VerbatimChar"/>
        </w:rPr>
        <w:t xml:space="preserve">    model_id: "example-model-2"</w:t>
      </w:r>
      <w:r>
        <w:br/>
      </w:r>
      <w:r>
        <w:rPr>
          <w:rStyle w:val="VerbatimChar"/>
        </w:rPr>
        <w:t xml:space="preserve">    model_name: "Example Model #2"</w:t>
      </w:r>
      <w:r>
        <w:br/>
      </w:r>
      <w:r>
        <w:rPr>
          <w:rStyle w:val="VerbatimChar"/>
        </w:rPr>
        <w:t xml:space="preserve">    model_uri: "http://esda.nrel.gov/examples/model-2"</w:t>
      </w:r>
      <w:r>
        <w:br/>
      </w:r>
      <w:r>
        <w:rPr>
          <w:rStyle w:val="VerbatimChar"/>
        </w:rPr>
        <w:t xml:space="preserve">    variables {</w:t>
      </w:r>
      <w:r>
        <w:br/>
      </w:r>
      <w:r>
        <w:rPr>
          <w:rStyle w:val="VerbatimChar"/>
        </w:rPr>
        <w:t xml:space="preserve">      var_id: 0</w:t>
      </w:r>
      <w:r>
        <w:br/>
      </w:r>
      <w:r>
        <w:rPr>
          <w:rStyle w:val="VerbatimChar"/>
        </w:rPr>
        <w:t xml:space="preserve">      var_name: "POSIX Epoch"</w:t>
      </w:r>
      <w:r>
        <w:br/>
      </w:r>
      <w:r>
        <w:rPr>
          <w:rStyle w:val="VerbatimChar"/>
        </w:rPr>
        <w:t xml:space="preserve">      type: INTEGER</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"Measurement"</w:t>
      </w:r>
      <w:r>
        <w:br/>
      </w:r>
      <w:r>
        <w:rPr>
          <w:rStyle w:val="VerbatimChar"/>
        </w:rPr>
        <w:t xml:space="preserve">      type: REAL</w:t>
      </w:r>
      <w:r>
        <w:br/>
      </w:r>
      <w:r>
        <w:rPr>
          <w:rStyle w:val="VerbatimChar"/>
        </w:rPr>
        <w:t xml:space="preserve">    }</w:t>
      </w:r>
      <w:r>
        <w:br/>
      </w:r>
      <w:r>
        <w:rPr>
          <w:rStyle w:val="VerbatimChar"/>
        </w:rPr>
        <w:t xml:space="preserve">  }</w:t>
      </w:r>
      <w:r>
        <w:br/>
      </w:r>
      <w:r>
        <w:rPr>
          <w:rStyle w:val="VerbatimChar"/>
        </w:rPr>
        <w:t xml:space="preserve">  models {</w:t>
      </w:r>
      <w:r>
        <w:br/>
      </w:r>
      <w:r>
        <w:rPr>
          <w:rStyle w:val="VerbatimChar"/>
        </w:rPr>
        <w:t xml:space="preserve">    model_id: "example-simulation-3"</w:t>
      </w:r>
      <w:r>
        <w:br/>
      </w:r>
      <w:r>
        <w:rPr>
          <w:rStyle w:val="VerbatimChar"/>
        </w:rPr>
        <w:t xml:space="preserve">    model_name: "Example Simulation #3"</w:t>
      </w:r>
      <w:r>
        <w:br/>
      </w:r>
      <w:r>
        <w:rPr>
          <w:rStyle w:val="VerbatimChar"/>
        </w:rPr>
        <w:t xml:space="preserve">    model_uri: "http://esda.nrel.gov/examples/simulation-3"</w:t>
      </w:r>
      <w:r>
        <w:br/>
      </w:r>
      <w:r>
        <w:rPr>
          <w:rStyle w:val="VerbatimChar"/>
        </w:rPr>
        <w:t xml:space="preserve">    variables {</w:t>
      </w:r>
      <w:r>
        <w:br/>
      </w:r>
      <w:r>
        <w:rPr>
          <w:rStyle w:val="VerbatimChar"/>
        </w:rPr>
        <w:t xml:space="preserve">      var_id: 0</w:t>
      </w:r>
      <w:r>
        <w:br/>
      </w:r>
      <w:r>
        <w:rPr>
          <w:rStyle w:val="VerbatimChar"/>
        </w:rPr>
        <w:t xml:space="preserve">      var_name: "Input"</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"Time"</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var_name: "Value"</w:t>
      </w:r>
      <w:r>
        <w:br/>
      </w:r>
      <w:r>
        <w:rPr>
          <w:rStyle w:val="VerbatimChar"/>
        </w:rPr>
        <w:t xml:space="preserve">      type: REAL</w:t>
      </w:r>
      <w:r>
        <w:br/>
      </w:r>
      <w:r>
        <w:rPr>
          <w:rStyle w:val="VerbatimChar"/>
        </w:rPr>
        <w:t xml:space="preserve">    }</w:t>
      </w:r>
      <w:r>
        <w:br/>
      </w:r>
      <w:r>
        <w:rPr>
          <w:rStyle w:val="VerbatimChar"/>
        </w:rPr>
        <w:t xml:space="preserve">    inputs {</w:t>
      </w:r>
      <w:r>
        <w:br/>
      </w:r>
      <w:r>
        <w:rPr>
          <w:rStyle w:val="VerbatimChar"/>
        </w:rPr>
        <w:t xml:space="preserve">      var_id: 0</w:t>
      </w:r>
      <w:r>
        <w:br/>
      </w:r>
      <w:r>
        <w:rPr>
          <w:rStyle w:val="VerbatimChar"/>
        </w:rPr>
        <w:t xml:space="preserve">      interval {</w:t>
      </w:r>
      <w:r>
        <w:br/>
      </w:r>
      <w:r>
        <w:rPr>
          <w:rStyle w:val="VerbatimChar"/>
        </w:rPr>
        <w:t xml:space="preserve">        first_value: 0</w:t>
      </w:r>
      <w:r>
        <w:br/>
      </w:r>
      <w:r>
        <w:rPr>
          <w:rStyle w:val="VerbatimChar"/>
        </w:rPr>
        <w:t xml:space="preserve">        second_value: 100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14:paraId="7B36627C" w14:textId="77777777" w:rsidR="009F2112" w:rsidRDefault="005942DF">
      <w:pPr>
        <w:pStyle w:val="NRELBodyText"/>
        <w:pPrChange w:id="216" w:author="mmeshek" w:date="2017-09-26T08:13:00Z">
          <w:pPr>
            <w:pStyle w:val="FirstParagraph"/>
          </w:pPr>
        </w:pPrChange>
      </w:pPr>
      <w:r>
        <w:lastRenderedPageBreak/>
        <w:t xml:space="preserve">Note that the response above is tagged with the same </w:t>
      </w:r>
      <w:r>
        <w:rPr>
          <w:rStyle w:val="VerbatimChar"/>
        </w:rPr>
        <w:t>id</w:t>
      </w:r>
      <w:r>
        <w:t xml:space="preserve"> as the request</w:t>
      </w:r>
      <w:ins w:id="217" w:author="mmeshek" w:date="2017-10-18T13:17:00Z">
        <w:r w:rsidR="006938A5">
          <w:t>;</w:t>
        </w:r>
      </w:ins>
      <w:del w:id="218" w:author="mmeshek" w:date="2017-10-18T13:17:00Z">
        <w:r w:rsidDel="006938A5">
          <w:delText>:</w:delText>
        </w:r>
      </w:del>
      <w:r>
        <w:t xml:space="preserve"> this allows the client to</w:t>
      </w:r>
      <w:del w:id="219" w:author="mmeshek" w:date="2017-10-18T13:18:00Z">
        <w:r w:rsidDel="006938A5">
          <w:delText xml:space="preserve"> </w:delText>
        </w:r>
      </w:del>
      <w:ins w:id="220" w:author="mmeshek" w:date="2017-10-18T13:18:00Z">
        <w:r w:rsidR="006938A5">
          <w:t> </w:t>
        </w:r>
      </w:ins>
      <w:r>
        <w:t>correlate responses with the particular requests it makes. Next</w:t>
      </w:r>
      <w:ins w:id="221" w:author="mmeshek" w:date="2017-10-18T13:18:00Z">
        <w:r w:rsidR="006938A5">
          <w:t>,</w:t>
        </w:r>
      </w:ins>
      <w:r>
        <w:t xml:space="preserve"> the user might request three records from the first model:</w:t>
      </w:r>
    </w:p>
    <w:p w14:paraId="706D2FC5" w14:textId="77777777" w:rsidR="009F2112" w:rsidRDefault="005942DF">
      <w:pPr>
        <w:pStyle w:val="SourceCode"/>
      </w:pPr>
      <w:r>
        <w:rPr>
          <w:rStyle w:val="VerbatimChar"/>
        </w:rPr>
        <w:t>version: 4</w:t>
      </w:r>
      <w:r>
        <w:br/>
      </w:r>
      <w:r>
        <w:rPr>
          <w:rStyle w:val="VerbatimChar"/>
        </w:rPr>
        <w:t>id: 2</w:t>
      </w:r>
      <w:r>
        <w:br/>
      </w:r>
      <w:r>
        <w:rPr>
          <w:rStyle w:val="VerbatimChar"/>
        </w:rPr>
        <w:t>records_data {</w:t>
      </w:r>
      <w:r>
        <w:br/>
      </w:r>
      <w:r>
        <w:rPr>
          <w:rStyle w:val="VerbatimChar"/>
        </w:rPr>
        <w:t xml:space="preserve">  model_id: "example-model-1"</w:t>
      </w:r>
      <w:r>
        <w:br/>
      </w:r>
      <w:r>
        <w:rPr>
          <w:rStyle w:val="VerbatimChar"/>
        </w:rPr>
        <w:t xml:space="preserve">  max_records: 3</w:t>
      </w:r>
      <w:r>
        <w:br/>
      </w:r>
      <w:r>
        <w:rPr>
          <w:rStyle w:val="VerbatimChar"/>
        </w:rPr>
        <w:t>}</w:t>
      </w:r>
    </w:p>
    <w:p w14:paraId="27CE9B2B" w14:textId="77777777" w:rsidR="009F2112" w:rsidRDefault="005942DF">
      <w:pPr>
        <w:pStyle w:val="NRELBodyText"/>
        <w:pPrChange w:id="222" w:author="mmeshek" w:date="2017-09-26T08:23:00Z">
          <w:pPr>
            <w:pStyle w:val="FirstParagraph"/>
          </w:pPr>
        </w:pPrChange>
      </w:pPr>
      <w:r>
        <w:t>The record data might be returned as two chunks, where the first chunk is</w:t>
      </w:r>
    </w:p>
    <w:p w14:paraId="3C238B2D" w14:textId="77777777" w:rsidR="009F2112" w:rsidRDefault="005942DF">
      <w:pPr>
        <w:pStyle w:val="SourceCode"/>
      </w:pPr>
      <w:r>
        <w:rPr>
          <w:rStyle w:val="VerbatimChar"/>
        </w:rPr>
        <w:t>version: 4</w:t>
      </w:r>
      <w:r>
        <w:br/>
      </w:r>
      <w:r>
        <w:rPr>
          <w:rStyle w:val="VerbatimChar"/>
        </w:rPr>
        <w:t>id: 2</w:t>
      </w:r>
      <w:r>
        <w:br/>
      </w:r>
      <w:r>
        <w:rPr>
          <w:rStyle w:val="VerbatimChar"/>
        </w:rPr>
        <w:t>chunk_id: 1</w:t>
      </w:r>
      <w:r>
        <w:br/>
      </w:r>
      <w:r>
        <w:rPr>
          <w:rStyle w:val="VerbatimChar"/>
        </w:rPr>
        <w:t>next_chunk_id: 2</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10</w:t>
      </w:r>
      <w:r>
        <w:br/>
      </w:r>
      <w:r>
        <w:rPr>
          <w:rStyle w:val="VerbatimChar"/>
        </w:rPr>
        <w:t xml:space="preserve">      variables {</w:t>
      </w:r>
      <w:r>
        <w:br/>
      </w:r>
      <w:r>
        <w:rPr>
          <w:rStyle w:val="VerbatimChar"/>
        </w:rPr>
        <w:t xml:space="preserve">        var_id: 0</w:t>
      </w:r>
      <w:r>
        <w:br/>
      </w:r>
      <w:r>
        <w:rPr>
          <w:rStyle w:val="VerbatimChar"/>
        </w:rPr>
        <w:t xml:space="preserve">        value: 10.5</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-5</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"first"</w:t>
      </w:r>
      <w:r>
        <w:br/>
      </w:r>
      <w:r>
        <w:rPr>
          <w:rStyle w:val="VerbatimChar"/>
        </w:rPr>
        <w:t xml:space="preserve">      }</w:t>
      </w:r>
      <w:r>
        <w:br/>
      </w:r>
      <w:r>
        <w:rPr>
          <w:rStyle w:val="VerbatimChar"/>
        </w:rPr>
        <w:t xml:space="preserve">    }</w:t>
      </w:r>
      <w:r>
        <w:br/>
      </w:r>
      <w:r>
        <w:rPr>
          <w:rStyle w:val="VerbatimChar"/>
        </w:rPr>
        <w:t xml:space="preserve">    records {</w:t>
      </w:r>
      <w:r>
        <w:br/>
      </w:r>
      <w:r>
        <w:rPr>
          <w:rStyle w:val="VerbatimChar"/>
        </w:rPr>
        <w:t xml:space="preserve">      record_id: 20</w:t>
      </w:r>
      <w:r>
        <w:br/>
      </w:r>
      <w:r>
        <w:rPr>
          <w:rStyle w:val="VerbatimChar"/>
        </w:rPr>
        <w:t xml:space="preserve">      variables {</w:t>
      </w:r>
      <w:r>
        <w:br/>
      </w:r>
      <w:r>
        <w:rPr>
          <w:rStyle w:val="VerbatimChar"/>
        </w:rPr>
        <w:t xml:space="preserve">        var_id: 0</w:t>
      </w:r>
      <w:r>
        <w:br/>
      </w:r>
      <w:r>
        <w:rPr>
          <w:rStyle w:val="VerbatimChar"/>
        </w:rPr>
        <w:t xml:space="preserve">        value: 99.2</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108</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"second"</w:t>
      </w:r>
      <w:r>
        <w:br/>
      </w:r>
      <w:r>
        <w:rPr>
          <w:rStyle w:val="VerbatimChar"/>
        </w:rPr>
        <w:t xml:space="preserve">      }</w:t>
      </w:r>
      <w:r>
        <w:br/>
      </w:r>
      <w:r>
        <w:rPr>
          <w:rStyle w:val="VerbatimChar"/>
        </w:rPr>
        <w:t xml:space="preserve">    }</w:t>
      </w:r>
      <w:r>
        <w:br/>
      </w:r>
      <w:r>
        <w:rPr>
          <w:rStyle w:val="VerbatimChar"/>
        </w:rPr>
        <w:lastRenderedPageBreak/>
        <w:t xml:space="preserve">  }</w:t>
      </w:r>
      <w:r>
        <w:br/>
      </w:r>
      <w:r>
        <w:rPr>
          <w:rStyle w:val="VerbatimChar"/>
        </w:rPr>
        <w:t>}</w:t>
      </w:r>
    </w:p>
    <w:p w14:paraId="3A9F0CEC" w14:textId="77777777" w:rsidR="009F2112" w:rsidRDefault="005942DF">
      <w:pPr>
        <w:pStyle w:val="NRELBodyText"/>
        <w:pPrChange w:id="223" w:author="mmeshek" w:date="2017-09-26T08:23:00Z">
          <w:pPr>
            <w:pStyle w:val="FirstParagraph"/>
          </w:pPr>
        </w:pPrChange>
      </w:pPr>
      <w:r>
        <w:t>and the last chunk is:</w:t>
      </w:r>
    </w:p>
    <w:p w14:paraId="02BF8FD5" w14:textId="77777777" w:rsidR="009F2112" w:rsidRDefault="005942DF">
      <w:pPr>
        <w:pStyle w:val="SourceCode"/>
      </w:pPr>
      <w:r>
        <w:rPr>
          <w:rStyle w:val="VerbatimChar"/>
        </w:rPr>
        <w:t>version: 4</w:t>
      </w:r>
      <w:r>
        <w:br/>
      </w:r>
      <w:r>
        <w:rPr>
          <w:rStyle w:val="VerbatimChar"/>
        </w:rPr>
        <w:t>id: 2</w:t>
      </w:r>
      <w:r>
        <w:br/>
      </w:r>
      <w:r>
        <w:rPr>
          <w:rStyle w:val="VerbatimChar"/>
        </w:rPr>
        <w:t>chunk_id: 2</w:t>
      </w:r>
      <w:r>
        <w:br/>
      </w:r>
      <w:r>
        <w:rPr>
          <w:rStyle w:val="VerbatimChar"/>
        </w:rPr>
        <w:t>next_chunk_id: 0</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30</w:t>
      </w:r>
      <w:r>
        <w:br/>
      </w:r>
      <w:r>
        <w:rPr>
          <w:rStyle w:val="VerbatimChar"/>
        </w:rPr>
        <w:t xml:space="preserve">      variables {</w:t>
      </w:r>
      <w:r>
        <w:br/>
      </w:r>
      <w:r>
        <w:rPr>
          <w:rStyle w:val="VerbatimChar"/>
        </w:rPr>
        <w:t xml:space="preserve">        var_id: 0</w:t>
      </w:r>
      <w:r>
        <w:br/>
      </w:r>
      <w:r>
        <w:rPr>
          <w:rStyle w:val="VerbatimChar"/>
        </w:rPr>
        <w:t xml:space="preserve">        value: -15.7</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30</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"third"</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14:paraId="09FD868B" w14:textId="77777777" w:rsidR="009F2112" w:rsidRDefault="005942DF">
      <w:pPr>
        <w:pStyle w:val="NRELHead02"/>
        <w:pPrChange w:id="224" w:author="mmeshek" w:date="2017-09-26T08:13:00Z">
          <w:pPr>
            <w:pStyle w:val="Heading2"/>
          </w:pPr>
        </w:pPrChange>
      </w:pPr>
      <w:bookmarkStart w:id="225" w:name="dynamic-data"/>
      <w:bookmarkStart w:id="226" w:name="_Toc492447368"/>
      <w:bookmarkStart w:id="227" w:name="_Toc494178808"/>
      <w:bookmarkEnd w:id="225"/>
      <w:r>
        <w:lastRenderedPageBreak/>
        <w:t>Dynamic Data</w:t>
      </w:r>
      <w:bookmarkEnd w:id="226"/>
      <w:bookmarkEnd w:id="227"/>
    </w:p>
    <w:p w14:paraId="5E1F43C2" w14:textId="77777777" w:rsidR="009F2112" w:rsidRDefault="005942DF">
      <w:pPr>
        <w:pStyle w:val="NRELBodyText"/>
        <w:keepNext/>
        <w:pPrChange w:id="228" w:author="mmeshek" w:date="2017-09-26T09:02:00Z">
          <w:pPr>
            <w:pStyle w:val="FirstParagraph"/>
          </w:pPr>
        </w:pPrChange>
      </w:pPr>
      <w:r>
        <w:t>As shown in the following figure</w:t>
      </w:r>
      <w:ins w:id="229" w:author="mmeshek" w:date="2017-09-26T09:19:00Z">
        <w:r w:rsidR="00156B7A">
          <w:t>,</w:t>
        </w:r>
      </w:ins>
      <w:r>
        <w:t xml:space="preserve"> retrieving data from a dynamic source proceeds quite similarly to retrieving data from a static source. The only essential difference is that the server repeatedly sends additional responses containing new data, until a request to cancel is sent</w:t>
      </w:r>
      <w:del w:id="230" w:author="mmeshek" w:date="2017-10-18T13:18:00Z">
        <w:r w:rsidDel="006938A5">
          <w:delText>:</w:delText>
        </w:r>
      </w:del>
      <w:ins w:id="231" w:author="mmeshek" w:date="2017-10-18T13:18:00Z">
        <w:r w:rsidR="006938A5">
          <w:t>.</w:t>
        </w:r>
      </w:ins>
    </w:p>
    <w:p w14:paraId="70776253" w14:textId="77777777" w:rsidR="009F2112" w:rsidRDefault="005942DF">
      <w:pPr>
        <w:pStyle w:val="NRELFigureImageCentered"/>
        <w:pPrChange w:id="232" w:author="mmeshek" w:date="2017-09-26T08:13:00Z">
          <w:pPr>
            <w:pStyle w:val="FigurewithCaption"/>
          </w:pPr>
        </w:pPrChange>
      </w:pPr>
      <w:r>
        <w:rPr>
          <w:noProof/>
        </w:rPr>
        <w:drawing>
          <wp:inline distT="0" distB="0" distL="0" distR="0" wp14:anchorId="532DE887" wp14:editId="233E6FEA">
            <wp:extent cx="5486400" cy="5943600"/>
            <wp:effectExtent l="0" t="0" r="0" b="0"/>
            <wp:docPr id="3" name="Picture" descr="Visualizing data from a dynamic source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ynamic-data-rpc.mermaid.png"/>
                    <pic:cNvPicPr>
                      <a:picLocks noChangeAspect="1" noChangeArrowheads="1"/>
                    </pic:cNvPicPr>
                  </pic:nvPicPr>
                  <pic:blipFill rotWithShape="1">
                    <a:blip r:embed="rId12"/>
                    <a:srcRect l="5873" t="1817" r="4989" b="765"/>
                    <a:stretch/>
                  </pic:blipFill>
                  <pic:spPr bwMode="auto">
                    <a:xfrm>
                      <a:off x="0" y="0"/>
                      <a:ext cx="5486400"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2F03FA8C" w14:textId="77777777" w:rsidR="009F2112" w:rsidRDefault="005942DF">
      <w:pPr>
        <w:pStyle w:val="NRELFigureCaption"/>
        <w:pPrChange w:id="233" w:author="mmeshek" w:date="2017-09-26T08:31:00Z">
          <w:pPr>
            <w:pStyle w:val="ImageCaption"/>
          </w:pPr>
        </w:pPrChange>
      </w:pPr>
      <w:bookmarkStart w:id="234" w:name="_Toc494179296"/>
      <w:r>
        <w:t>Visualizing data from a dynamic source using the Records API</w:t>
      </w:r>
      <w:bookmarkEnd w:id="234"/>
      <w:del w:id="235" w:author="mmeshek" w:date="2017-09-26T08:52:00Z">
        <w:r w:rsidDel="008A0DE4">
          <w:delText>.</w:delText>
        </w:r>
      </w:del>
    </w:p>
    <w:p w14:paraId="46AF9205" w14:textId="77777777" w:rsidR="009F2112" w:rsidRDefault="005942DF">
      <w:pPr>
        <w:pStyle w:val="NRELBodyText"/>
        <w:pPrChange w:id="236" w:author="mmeshek" w:date="2017-09-26T08:13:00Z">
          <w:pPr>
            <w:pStyle w:val="BodyText"/>
          </w:pPr>
        </w:pPrChange>
      </w:pPr>
      <w:r>
        <w:t xml:space="preserve">When requesting dynamic data, it is advisable to set the </w:t>
      </w:r>
      <w:r>
        <w:rPr>
          <w:rStyle w:val="VerbatimChar"/>
        </w:rPr>
        <w:t>subscribe</w:t>
      </w:r>
      <w:r>
        <w:t xml:space="preserve"> flag in the request for data:</w:t>
      </w:r>
    </w:p>
    <w:p w14:paraId="58819664" w14:textId="77777777" w:rsidR="009F2112" w:rsidRDefault="005942DF">
      <w:pPr>
        <w:pStyle w:val="SourceCode"/>
      </w:pPr>
      <w:r>
        <w:rPr>
          <w:rStyle w:val="VerbatimChar"/>
        </w:rPr>
        <w:t>version: 4</w:t>
      </w:r>
      <w:r>
        <w:br/>
      </w:r>
      <w:r>
        <w:rPr>
          <w:rStyle w:val="VerbatimChar"/>
        </w:rPr>
        <w:t>id: 2</w:t>
      </w:r>
      <w:r>
        <w:br/>
      </w:r>
      <w:r>
        <w:rPr>
          <w:rStyle w:val="VerbatimChar"/>
        </w:rPr>
        <w:t>subscribe: true</w:t>
      </w:r>
      <w:r>
        <w:br/>
      </w:r>
      <w:r>
        <w:rPr>
          <w:rStyle w:val="VerbatimChar"/>
        </w:rPr>
        <w:t>records_data {</w:t>
      </w:r>
      <w:r>
        <w:br/>
      </w:r>
      <w:r>
        <w:rPr>
          <w:rStyle w:val="VerbatimChar"/>
        </w:rPr>
        <w:lastRenderedPageBreak/>
        <w:t xml:space="preserve">  model_id: "example-model-2"</w:t>
      </w:r>
      <w:r>
        <w:br/>
      </w:r>
      <w:r>
        <w:rPr>
          <w:rStyle w:val="VerbatimChar"/>
        </w:rPr>
        <w:t>}</w:t>
      </w:r>
    </w:p>
    <w:p w14:paraId="7E736C97" w14:textId="77777777" w:rsidR="009F2112" w:rsidRDefault="005942DF">
      <w:pPr>
        <w:pStyle w:val="NRELBodyText"/>
        <w:pPrChange w:id="237" w:author="mmeshek" w:date="2017-09-26T08:23:00Z">
          <w:pPr>
            <w:pStyle w:val="FirstParagraph"/>
          </w:pPr>
        </w:pPrChange>
      </w:pPr>
      <w:r>
        <w:t xml:space="preserve">The </w:t>
      </w:r>
      <w:r w:rsidR="00786AF4">
        <w:fldChar w:fldCharType="begin"/>
      </w:r>
      <w:r w:rsidR="00786AF4">
        <w:instrText xml:space="preserve"> HYPERLINK \l "EsdaRecords.RequestCancel" \h </w:instrText>
      </w:r>
      <w:r w:rsidR="00786AF4">
        <w:fldChar w:fldCharType="separate"/>
      </w:r>
      <w:r>
        <w:rPr>
          <w:rStyle w:val="Hyperlink"/>
        </w:rPr>
        <w:t>RequestCancel</w:t>
      </w:r>
      <w:r w:rsidR="00786AF4">
        <w:rPr>
          <w:rStyle w:val="Hyperlink"/>
        </w:rPr>
        <w:fldChar w:fldCharType="end"/>
      </w:r>
      <w:r>
        <w:t xml:space="preserve"> message is the </w:t>
      </w:r>
      <w:r>
        <w:rPr>
          <w:rStyle w:val="VerbatimChar"/>
        </w:rPr>
        <w:t>cancel</w:t>
      </w:r>
      <w:r>
        <w:t xml:space="preserve"> field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xml:space="preserve"> and must include the </w:t>
      </w:r>
      <w:r>
        <w:rPr>
          <w:rStyle w:val="VerbatimChar"/>
        </w:rPr>
        <w:t>id</w:t>
      </w:r>
      <w:r>
        <w:t xml:space="preserve"> of the request to be cancelled:</w:t>
      </w:r>
    </w:p>
    <w:p w14:paraId="2D19DD22" w14:textId="77777777" w:rsidR="009F2112" w:rsidRDefault="005942DF">
      <w:pPr>
        <w:pStyle w:val="SourceCode"/>
      </w:pPr>
      <w:r>
        <w:rPr>
          <w:rStyle w:val="VerbatimChar"/>
        </w:rPr>
        <w:t>version: 4</w:t>
      </w:r>
      <w:r>
        <w:br/>
      </w:r>
      <w:r>
        <w:rPr>
          <w:rStyle w:val="VerbatimChar"/>
        </w:rPr>
        <w:t>cancel {</w:t>
      </w:r>
      <w:r>
        <w:br/>
      </w:r>
      <w:r>
        <w:rPr>
          <w:rStyle w:val="VerbatimChar"/>
        </w:rPr>
        <w:t xml:space="preserve">  id: 2</w:t>
      </w:r>
      <w:r>
        <w:br/>
      </w:r>
      <w:r>
        <w:rPr>
          <w:rStyle w:val="VerbatimChar"/>
        </w:rPr>
        <w:t>}</w:t>
      </w:r>
    </w:p>
    <w:p w14:paraId="544539FE" w14:textId="77777777" w:rsidR="009F2112" w:rsidRDefault="005942DF">
      <w:pPr>
        <w:pStyle w:val="NRELHead02"/>
        <w:pPrChange w:id="238" w:author="mmeshek" w:date="2017-09-26T08:14:00Z">
          <w:pPr>
            <w:pStyle w:val="Heading2"/>
          </w:pPr>
        </w:pPrChange>
      </w:pPr>
      <w:bookmarkStart w:id="239" w:name="simulations"/>
      <w:bookmarkStart w:id="240" w:name="_Toc492447369"/>
      <w:bookmarkStart w:id="241" w:name="_Toc494178809"/>
      <w:bookmarkEnd w:id="239"/>
      <w:r>
        <w:t>Simulations</w:t>
      </w:r>
      <w:bookmarkEnd w:id="240"/>
      <w:bookmarkEnd w:id="241"/>
    </w:p>
    <w:p w14:paraId="7ECE9A8A" w14:textId="77777777" w:rsidR="009F2112" w:rsidRDefault="005942DF">
      <w:pPr>
        <w:pStyle w:val="NRELBodyText"/>
        <w:pPrChange w:id="242" w:author="mmeshek" w:date="2017-09-26T08:13:00Z">
          <w:pPr>
            <w:pStyle w:val="FirstParagraph"/>
          </w:pPr>
        </w:pPrChange>
      </w:pPr>
      <w:r>
        <w:t xml:space="preserve">The model </w:t>
      </w:r>
      <w:r>
        <w:rPr>
          <w:rStyle w:val="VerbatimChar"/>
        </w:rPr>
        <w:t>Example Simulation #3</w:t>
      </w:r>
      <w:r>
        <w:t xml:space="preserve"> in the Static Data use case is a simulation model, as evidenced by the presence of the </w:t>
      </w:r>
      <w:r>
        <w:rPr>
          <w:rStyle w:val="VerbatimChar"/>
        </w:rPr>
        <w:t>inputs</w:t>
      </w:r>
      <w:r>
        <w:t xml:space="preserve"> field in its metadata. The following figure shows a typical interaction with a simulation-based model via the Records API.</w:t>
      </w:r>
    </w:p>
    <w:p w14:paraId="570B9518" w14:textId="77777777" w:rsidR="009F2112" w:rsidRDefault="005942DF">
      <w:pPr>
        <w:pStyle w:val="NRELFigureImageCentered"/>
        <w:pPrChange w:id="243" w:author="mmeshek" w:date="2017-09-26T08:32:00Z">
          <w:pPr>
            <w:pStyle w:val="FigurewithCaption"/>
          </w:pPr>
        </w:pPrChange>
      </w:pPr>
      <w:r>
        <w:rPr>
          <w:noProof/>
        </w:rPr>
        <w:drawing>
          <wp:inline distT="0" distB="0" distL="0" distR="0" wp14:anchorId="2D583AED" wp14:editId="2CD9648D">
            <wp:extent cx="5486400" cy="4434840"/>
            <wp:effectExtent l="0" t="0" r="0" b="0"/>
            <wp:docPr id="4" name="Picture" descr="Steering and visualizing simulation results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imulation-rpc.mermaid.png"/>
                    <pic:cNvPicPr>
                      <a:picLocks noChangeAspect="1" noChangeArrowheads="1"/>
                    </pic:cNvPicPr>
                  </pic:nvPicPr>
                  <pic:blipFill rotWithShape="1">
                    <a:blip r:embed="rId13"/>
                    <a:srcRect l="6061" t="2678" r="5293" b="765"/>
                    <a:stretch/>
                  </pic:blipFill>
                  <pic:spPr bwMode="auto">
                    <a:xfrm>
                      <a:off x="0" y="0"/>
                      <a:ext cx="5486400" cy="4434840"/>
                    </a:xfrm>
                    <a:prstGeom prst="rect">
                      <a:avLst/>
                    </a:prstGeom>
                    <a:noFill/>
                    <a:ln>
                      <a:noFill/>
                    </a:ln>
                    <a:extLst>
                      <a:ext uri="{53640926-AAD7-44D8-BBD7-CCE9431645EC}">
                        <a14:shadowObscured xmlns:a14="http://schemas.microsoft.com/office/drawing/2010/main"/>
                      </a:ext>
                    </a:extLst>
                  </pic:spPr>
                </pic:pic>
              </a:graphicData>
            </a:graphic>
          </wp:inline>
        </w:drawing>
      </w:r>
    </w:p>
    <w:p w14:paraId="7263A863" w14:textId="77777777" w:rsidR="009F2112" w:rsidRDefault="005942DF">
      <w:pPr>
        <w:pStyle w:val="NRELFigureCaption"/>
        <w:pPrChange w:id="244" w:author="mmeshek" w:date="2017-09-26T08:31:00Z">
          <w:pPr>
            <w:pStyle w:val="ImageCaption"/>
          </w:pPr>
        </w:pPrChange>
      </w:pPr>
      <w:bookmarkStart w:id="245" w:name="_Toc494179297"/>
      <w:r>
        <w:t>Steering and visualizing simulation results using the Records API</w:t>
      </w:r>
      <w:bookmarkEnd w:id="245"/>
      <w:del w:id="246" w:author="mmeshek" w:date="2017-09-26T08:52:00Z">
        <w:r w:rsidDel="008A0DE4">
          <w:delText>.</w:delText>
        </w:r>
      </w:del>
    </w:p>
    <w:p w14:paraId="743FC2AA" w14:textId="77777777" w:rsidR="009F2112" w:rsidRDefault="005942DF">
      <w:pPr>
        <w:pStyle w:val="NRELBodyText"/>
        <w:keepNext/>
        <w:pPrChange w:id="247" w:author="mmeshek" w:date="2017-09-26T09:04:00Z">
          <w:pPr>
            <w:pStyle w:val="BodyText"/>
          </w:pPr>
        </w:pPrChange>
      </w:pPr>
      <w:r>
        <w:lastRenderedPageBreak/>
        <w:t xml:space="preserve">The </w:t>
      </w:r>
      <w:r w:rsidR="00786AF4">
        <w:fldChar w:fldCharType="begin"/>
      </w:r>
      <w:r w:rsidR="00786AF4">
        <w:instrText xml:space="preserve"> HYPERLINK \l "EsdaRecords.RequestWork" \h </w:instrText>
      </w:r>
      <w:r w:rsidR="00786AF4">
        <w:fldChar w:fldCharType="separate"/>
      </w:r>
      <w:r>
        <w:rPr>
          <w:rStyle w:val="Hyperlink"/>
        </w:rPr>
        <w:t>RequestWork</w:t>
      </w:r>
      <w:r w:rsidR="00786AF4">
        <w:rPr>
          <w:rStyle w:val="Hyperlink"/>
        </w:rPr>
        <w:fldChar w:fldCharType="end"/>
      </w:r>
      <w:r>
        <w:t xml:space="preserve"> message, which is contained in the </w:t>
      </w:r>
      <w:r>
        <w:rPr>
          <w:rStyle w:val="VerbatimChar"/>
        </w:rPr>
        <w:t>work</w:t>
      </w:r>
      <w:r>
        <w:t xml:space="preserve"> field of a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specifies the input for a simulation to be run:</w:t>
      </w:r>
    </w:p>
    <w:p w14:paraId="4D1BF8C1" w14:textId="77777777" w:rsidR="009F2112" w:rsidRDefault="005942DF">
      <w:pPr>
        <w:pStyle w:val="SourceCode"/>
      </w:pPr>
      <w:r>
        <w:rPr>
          <w:rStyle w:val="VerbatimChar"/>
        </w:rPr>
        <w:t>version: 4</w:t>
      </w:r>
      <w:r>
        <w:br/>
      </w:r>
      <w:r>
        <w:rPr>
          <w:rStyle w:val="VerbatimChar"/>
        </w:rPr>
        <w:t>id: 3</w:t>
      </w:r>
      <w:r>
        <w:br/>
      </w:r>
      <w:r>
        <w:rPr>
          <w:rStyle w:val="VerbatimChar"/>
        </w:rPr>
        <w:t>work {</w:t>
      </w:r>
      <w:r>
        <w:br/>
      </w:r>
      <w:r>
        <w:rPr>
          <w:rStyle w:val="VerbatimChar"/>
        </w:rPr>
        <w:t xml:space="preserve">  model_id: "example-simulation-3"</w:t>
      </w:r>
      <w:r>
        <w:br/>
      </w:r>
      <w:r>
        <w:rPr>
          <w:rStyle w:val="VerbatimChar"/>
        </w:rPr>
        <w:t xml:space="preserve">  inputs {</w:t>
      </w:r>
      <w:r>
        <w:br/>
      </w:r>
      <w:r>
        <w:rPr>
          <w:rStyle w:val="VerbatimChar"/>
        </w:rPr>
        <w:t xml:space="preserve">    var_id: 0</w:t>
      </w:r>
      <w:r>
        <w:br/>
      </w:r>
      <w:r>
        <w:rPr>
          <w:rStyle w:val="VerbatimChar"/>
        </w:rPr>
        <w:t xml:space="preserve">    value: 50</w:t>
      </w:r>
      <w:r>
        <w:br/>
      </w:r>
      <w:r>
        <w:rPr>
          <w:rStyle w:val="VerbatimChar"/>
        </w:rPr>
        <w:t xml:space="preserve">  }</w:t>
      </w:r>
      <w:r>
        <w:br/>
      </w:r>
      <w:r>
        <w:rPr>
          <w:rStyle w:val="VerbatimChar"/>
        </w:rPr>
        <w:t>}</w:t>
      </w:r>
    </w:p>
    <w:p w14:paraId="4522EDD6" w14:textId="77777777" w:rsidR="009F2112" w:rsidRDefault="005942DF">
      <w:pPr>
        <w:pStyle w:val="NRELBodyText"/>
        <w:pPrChange w:id="248" w:author="mmeshek" w:date="2017-09-26T08:14:00Z">
          <w:pPr>
            <w:pStyle w:val="FirstParagraph"/>
          </w:pPr>
        </w:pPrChange>
      </w:pPr>
      <w:r>
        <w:t>The response to this message will be data for the result of the simulation.</w:t>
      </w:r>
    </w:p>
    <w:p w14:paraId="680B0FE5" w14:textId="77777777" w:rsidR="009F2112" w:rsidRDefault="005942DF">
      <w:pPr>
        <w:pStyle w:val="NRELHead02"/>
        <w:pPrChange w:id="249" w:author="mmeshek" w:date="2017-09-26T08:22:00Z">
          <w:pPr>
            <w:pStyle w:val="Heading2"/>
          </w:pPr>
        </w:pPrChange>
      </w:pPr>
      <w:bookmarkStart w:id="250" w:name="bookmarks"/>
      <w:bookmarkStart w:id="251" w:name="_Toc492447370"/>
      <w:bookmarkStart w:id="252" w:name="_Toc494178810"/>
      <w:bookmarkEnd w:id="250"/>
      <w:r>
        <w:t>Bookmarks</w:t>
      </w:r>
      <w:bookmarkEnd w:id="251"/>
      <w:bookmarkEnd w:id="252"/>
    </w:p>
    <w:p w14:paraId="0B6DA647" w14:textId="77777777" w:rsidR="009F2112" w:rsidRDefault="005942DF">
      <w:pPr>
        <w:pStyle w:val="NRELBodyText"/>
        <w:pPrChange w:id="253" w:author="mmeshek" w:date="2017-09-26T08:14:00Z">
          <w:pPr>
            <w:pStyle w:val="FirstParagraph"/>
          </w:pPr>
        </w:pPrChange>
      </w:pPr>
      <w:r>
        <w:t>Once data from a model is loaded, it may be bookmarked. One simply supplies a description of</w:t>
      </w:r>
      <w:del w:id="254" w:author="mmeshek" w:date="2017-10-18T13:20:00Z">
        <w:r w:rsidDel="005E320F">
          <w:delText xml:space="preserve"> </w:delText>
        </w:r>
      </w:del>
      <w:ins w:id="255" w:author="mmeshek" w:date="2017-10-18T13:20:00Z">
        <w:r w:rsidR="005E320F">
          <w:t> </w:t>
        </w:r>
      </w:ins>
      <w:r>
        <w:t>the data to be bookmarked. Bookmarks can be listed and loaded, as shown in the following figure.</w:t>
      </w:r>
    </w:p>
    <w:p w14:paraId="08909C5B" w14:textId="77777777" w:rsidR="009F2112" w:rsidRDefault="005942DF">
      <w:pPr>
        <w:pStyle w:val="NRELFigureImageCentered"/>
        <w:pPrChange w:id="256" w:author="mmeshek" w:date="2017-09-26T08:32:00Z">
          <w:pPr>
            <w:pStyle w:val="FigurewithCaption"/>
          </w:pPr>
        </w:pPrChange>
      </w:pPr>
      <w:r>
        <w:rPr>
          <w:noProof/>
        </w:rPr>
        <w:drawing>
          <wp:inline distT="0" distB="0" distL="0" distR="0" wp14:anchorId="2AF32F85" wp14:editId="4E72C0EE">
            <wp:extent cx="5120640" cy="4591508"/>
            <wp:effectExtent l="0" t="0" r="0" b="0"/>
            <wp:docPr id="5" name="Picture" descr="Creating and retrieving a bookmark and its associ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ookmarking.mermaid.png"/>
                    <pic:cNvPicPr>
                      <a:picLocks noChangeAspect="1" noChangeArrowheads="1"/>
                    </pic:cNvPicPr>
                  </pic:nvPicPr>
                  <pic:blipFill rotWithShape="1">
                    <a:blip r:embed="rId14"/>
                    <a:srcRect l="5967" t="2294" r="5105" b="1147"/>
                    <a:stretch/>
                  </pic:blipFill>
                  <pic:spPr bwMode="auto">
                    <a:xfrm>
                      <a:off x="0" y="0"/>
                      <a:ext cx="5120640" cy="4591508"/>
                    </a:xfrm>
                    <a:prstGeom prst="rect">
                      <a:avLst/>
                    </a:prstGeom>
                    <a:noFill/>
                    <a:ln>
                      <a:noFill/>
                    </a:ln>
                    <a:extLst>
                      <a:ext uri="{53640926-AAD7-44D8-BBD7-CCE9431645EC}">
                        <a14:shadowObscured xmlns:a14="http://schemas.microsoft.com/office/drawing/2010/main"/>
                      </a:ext>
                    </a:extLst>
                  </pic:spPr>
                </pic:pic>
              </a:graphicData>
            </a:graphic>
          </wp:inline>
        </w:drawing>
      </w:r>
    </w:p>
    <w:p w14:paraId="2ECB0921" w14:textId="77777777" w:rsidR="009F2112" w:rsidRDefault="005942DF">
      <w:pPr>
        <w:pStyle w:val="NRELFigureCaption"/>
        <w:pPrChange w:id="257" w:author="mmeshek" w:date="2017-09-26T08:30:00Z">
          <w:pPr>
            <w:pStyle w:val="ImageCaption"/>
          </w:pPr>
        </w:pPrChange>
      </w:pPr>
      <w:bookmarkStart w:id="258" w:name="_Toc494179298"/>
      <w:r>
        <w:t>Creating and retrieving a bookmark and its associated data</w:t>
      </w:r>
      <w:bookmarkEnd w:id="258"/>
      <w:del w:id="259" w:author="mmeshek" w:date="2017-09-26T08:52:00Z">
        <w:r w:rsidDel="008A0DE4">
          <w:delText>.</w:delText>
        </w:r>
      </w:del>
    </w:p>
    <w:p w14:paraId="3E2A0810" w14:textId="77777777" w:rsidR="009F2112" w:rsidRDefault="005942DF">
      <w:pPr>
        <w:pStyle w:val="NRELBodyText"/>
        <w:pPrChange w:id="260" w:author="mmeshek" w:date="2017-09-26T08:14:00Z">
          <w:pPr>
            <w:pStyle w:val="BodyText"/>
          </w:pPr>
        </w:pPrChange>
      </w:pPr>
      <w:r>
        <w:lastRenderedPageBreak/>
        <w:t xml:space="preserve">To create a bookmark for a specific list of records, simply supply their record identifiers as part of a </w:t>
      </w:r>
      <w:r w:rsidR="00786AF4">
        <w:fldChar w:fldCharType="begin"/>
      </w:r>
      <w:r w:rsidR="00786AF4">
        <w:instrText xml:space="preserve"> HYPERLINK \l "EsdaRecords.BoomarkMeta" \h </w:instrText>
      </w:r>
      <w:r w:rsidR="00786AF4">
        <w:fldChar w:fldCharType="separate"/>
      </w:r>
      <w:r>
        <w:rPr>
          <w:rStyle w:val="Hyperlink"/>
        </w:rPr>
        <w:t>BookmarkMeta</w:t>
      </w:r>
      <w:r w:rsidR="00786AF4">
        <w:rPr>
          <w:rStyle w:val="Hyperlink"/>
        </w:rPr>
        <w:fldChar w:fldCharType="end"/>
      </w:r>
      <w:r>
        <w:t xml:space="preserve"> message in the </w:t>
      </w:r>
      <w:r>
        <w:rPr>
          <w:rStyle w:val="VerbatimChar"/>
        </w:rPr>
        <w:t>save_bookmark</w:t>
      </w:r>
      <w:r>
        <w:t xml:space="preserve"> field of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w:t>
      </w:r>
    </w:p>
    <w:p w14:paraId="6D8415D1" w14:textId="77777777" w:rsidR="009F2112" w:rsidRDefault="005942DF">
      <w:pPr>
        <w:pStyle w:val="SourceCode"/>
      </w:pPr>
      <w:r>
        <w:rPr>
          <w:rStyle w:val="VerbatimChar"/>
        </w:rPr>
        <w:t>version: 4</w:t>
      </w:r>
      <w:r>
        <w:br/>
      </w:r>
      <w:r>
        <w:rPr>
          <w:rStyle w:val="VerbatimChar"/>
        </w:rPr>
        <w:t>id: 4</w:t>
      </w:r>
      <w:r>
        <w:br/>
      </w:r>
      <w:r>
        <w:rPr>
          <w:rStyle w:val="VerbatimChar"/>
        </w:rPr>
        <w:t>save_bookmark {</w:t>
      </w:r>
      <w:r>
        <w:br/>
      </w:r>
      <w:r>
        <w:rPr>
          <w:rStyle w:val="VerbatimChar"/>
        </w:rPr>
        <w:t xml:space="preserve">  model_id: "example-model-1"</w:t>
      </w:r>
      <w:r>
        <w:br/>
      </w:r>
      <w:r>
        <w:rPr>
          <w:rStyle w:val="VerbatimChar"/>
        </w:rPr>
        <w:t xml:space="preserve">  new_bookmark {</w:t>
      </w:r>
      <w:r>
        <w:br/>
      </w:r>
      <w:r>
        <w:rPr>
          <w:rStyle w:val="VerbatimChar"/>
        </w:rPr>
        <w:t xml:space="preserve">    bookmark_name: "Sample Bookmark"</w:t>
      </w:r>
      <w:r>
        <w:br/>
      </w:r>
      <w:r>
        <w:rPr>
          <w:rStyle w:val="VerbatimChar"/>
        </w:rPr>
        <w:t xml:space="preserve">    set {</w:t>
      </w:r>
      <w:r>
        <w:br/>
      </w:r>
      <w:r>
        <w:rPr>
          <w:rStyle w:val="VerbatimChar"/>
        </w:rPr>
        <w:t xml:space="preserve">      record_ids: 10</w:t>
      </w:r>
      <w:r>
        <w:br/>
      </w:r>
      <w:r>
        <w:rPr>
          <w:rStyle w:val="VerbatimChar"/>
        </w:rPr>
        <w:t xml:space="preserve">      record_ids: 30</w:t>
      </w:r>
      <w:r>
        <w:br/>
      </w:r>
      <w:r>
        <w:rPr>
          <w:rStyle w:val="VerbatimChar"/>
        </w:rPr>
        <w:t xml:space="preserve">    }</w:t>
      </w:r>
      <w:r>
        <w:br/>
      </w:r>
      <w:r>
        <w:rPr>
          <w:rStyle w:val="VerbatimChar"/>
        </w:rPr>
        <w:t xml:space="preserve">  }</w:t>
      </w:r>
      <w:r>
        <w:br/>
      </w:r>
      <w:r>
        <w:rPr>
          <w:rStyle w:val="VerbatimChar"/>
        </w:rPr>
        <w:t>}</w:t>
      </w:r>
    </w:p>
    <w:p w14:paraId="7F45E21E" w14:textId="77777777" w:rsidR="009F2112" w:rsidRDefault="005942DF">
      <w:pPr>
        <w:pStyle w:val="NRELBodyText"/>
        <w:pPrChange w:id="261" w:author="mmeshek" w:date="2017-09-26T08:14:00Z">
          <w:pPr>
            <w:pStyle w:val="FirstParagraph"/>
          </w:pPr>
        </w:pPrChange>
      </w:pPr>
      <w:r>
        <w:t>The response will be the same bookmark</w:t>
      </w:r>
      <w:del w:id="262" w:author="mmeshek" w:date="2017-10-18T13:24:00Z">
        <w:r w:rsidDel="00C32821">
          <w:delText>,</w:delText>
        </w:r>
      </w:del>
      <w:r>
        <w:t xml:space="preserve"> but with the </w:t>
      </w:r>
      <w:r>
        <w:rPr>
          <w:rStyle w:val="VerbatimChar"/>
        </w:rPr>
        <w:t>bookmark_id</w:t>
      </w:r>
      <w:r>
        <w:t xml:space="preserve"> field added:</w:t>
      </w:r>
    </w:p>
    <w:p w14:paraId="37008805" w14:textId="77777777" w:rsidR="009F2112" w:rsidRDefault="005942DF">
      <w:pPr>
        <w:pStyle w:val="SourceCode"/>
      </w:pPr>
      <w:r>
        <w:rPr>
          <w:rStyle w:val="VerbatimChar"/>
        </w:rPr>
        <w:t>version: 4</w:t>
      </w:r>
      <w:r>
        <w:br/>
      </w:r>
      <w:r>
        <w:rPr>
          <w:rStyle w:val="VerbatimChar"/>
        </w:rPr>
        <w:t>id: 4</w:t>
      </w:r>
      <w:r>
        <w:br/>
      </w:r>
      <w:r>
        <w:rPr>
          <w:rStyle w:val="VerbatimChar"/>
        </w:rPr>
        <w:t>bookmarks {</w:t>
      </w:r>
      <w:r>
        <w:br/>
      </w:r>
      <w:r>
        <w:rPr>
          <w:rStyle w:val="VerbatimChar"/>
        </w:rPr>
        <w:t xml:space="preserve">  bookmark_metas {</w:t>
      </w:r>
      <w:r>
        <w:br/>
      </w:r>
      <w:r>
        <w:rPr>
          <w:rStyle w:val="VerbatimChar"/>
        </w:rPr>
        <w:t xml:space="preserve">    bookmark_id: "bookmark-1"</w:t>
      </w:r>
      <w:r>
        <w:br/>
      </w:r>
      <w:r>
        <w:rPr>
          <w:rStyle w:val="VerbatimChar"/>
        </w:rPr>
        <w:t xml:space="preserve">    bookmark_name: "Sample Bookmark"</w:t>
      </w:r>
      <w:r>
        <w:br/>
      </w:r>
      <w:r>
        <w:rPr>
          <w:rStyle w:val="VerbatimChar"/>
        </w:rPr>
        <w:t xml:space="preserve">    set {</w:t>
      </w:r>
      <w:r>
        <w:br/>
      </w:r>
      <w:r>
        <w:rPr>
          <w:rStyle w:val="VerbatimChar"/>
        </w:rPr>
        <w:t xml:space="preserve">      record_ids: 10</w:t>
      </w:r>
      <w:r>
        <w:br/>
      </w:r>
      <w:r>
        <w:rPr>
          <w:rStyle w:val="VerbatimChar"/>
        </w:rPr>
        <w:t xml:space="preserve">      record_ids: 30</w:t>
      </w:r>
      <w:r>
        <w:br/>
      </w:r>
      <w:r>
        <w:rPr>
          <w:rStyle w:val="VerbatimChar"/>
        </w:rPr>
        <w:t xml:space="preserve">    }</w:t>
      </w:r>
      <w:r>
        <w:br/>
      </w:r>
      <w:r>
        <w:rPr>
          <w:rStyle w:val="VerbatimChar"/>
        </w:rPr>
        <w:t xml:space="preserve">  }</w:t>
      </w:r>
      <w:r>
        <w:br/>
      </w:r>
      <w:r>
        <w:rPr>
          <w:rStyle w:val="VerbatimChar"/>
        </w:rPr>
        <w:t>}</w:t>
      </w:r>
    </w:p>
    <w:p w14:paraId="2A6EE9AE" w14:textId="77777777" w:rsidR="009F2112" w:rsidRDefault="005942DF">
      <w:pPr>
        <w:pStyle w:val="NRELBodyText"/>
        <w:pPrChange w:id="263" w:author="mmeshek" w:date="2017-09-26T08:23:00Z">
          <w:pPr>
            <w:pStyle w:val="FirstParagraph"/>
          </w:pPr>
        </w:pPrChange>
      </w:pPr>
      <w:r>
        <w:t>The user</w:t>
      </w:r>
      <w:ins w:id="264" w:author="mmeshek" w:date="2017-10-18T13:24:00Z">
        <w:r w:rsidR="005E259D">
          <w:t>,</w:t>
        </w:r>
      </w:ins>
      <w:r>
        <w:t xml:space="preserve"> or another user</w:t>
      </w:r>
      <w:ins w:id="265" w:author="mmeshek" w:date="2017-10-18T13:24:00Z">
        <w:r w:rsidR="005E259D">
          <w:t>,</w:t>
        </w:r>
      </w:ins>
      <w:r>
        <w:t xml:space="preserve"> can retrieve the records corresponding to the bookmark:</w:t>
      </w:r>
    </w:p>
    <w:p w14:paraId="7C078516" w14:textId="77777777" w:rsidR="009F2112" w:rsidRDefault="005942DF">
      <w:pPr>
        <w:pStyle w:val="SourceCode"/>
      </w:pPr>
      <w:r>
        <w:rPr>
          <w:rStyle w:val="VerbatimChar"/>
        </w:rPr>
        <w:t>version: 4</w:t>
      </w:r>
      <w:r>
        <w:br/>
      </w:r>
      <w:r>
        <w:rPr>
          <w:rStyle w:val="VerbatimChar"/>
        </w:rPr>
        <w:t>id: 5</w:t>
      </w:r>
      <w:r>
        <w:br/>
      </w:r>
      <w:r>
        <w:rPr>
          <w:rStyle w:val="VerbatimChar"/>
        </w:rPr>
        <w:t>records_data {</w:t>
      </w:r>
      <w:r>
        <w:br/>
      </w:r>
      <w:r>
        <w:rPr>
          <w:rStyle w:val="VerbatimChar"/>
        </w:rPr>
        <w:t xml:space="preserve">  model_id: "example-model-1"</w:t>
      </w:r>
      <w:r>
        <w:br/>
      </w:r>
      <w:r>
        <w:rPr>
          <w:rStyle w:val="VerbatimChar"/>
        </w:rPr>
        <w:t xml:space="preserve">  bookmark_id: "bookmark-1"</w:t>
      </w:r>
      <w:r>
        <w:br/>
      </w:r>
      <w:r>
        <w:rPr>
          <w:rStyle w:val="VerbatimChar"/>
        </w:rPr>
        <w:t>}</w:t>
      </w:r>
    </w:p>
    <w:p w14:paraId="478984C5" w14:textId="77777777" w:rsidR="009F2112" w:rsidRDefault="005942DF">
      <w:pPr>
        <w:pStyle w:val="NRELBodyText"/>
        <w:pPrChange w:id="266" w:author="mmeshek" w:date="2017-09-26T08:14:00Z">
          <w:pPr>
            <w:pStyle w:val="FirstParagraph"/>
          </w:pPr>
        </w:pPrChange>
      </w:pPr>
      <w:r>
        <w:t>This will return precisely the bookmarked records:</w:t>
      </w:r>
    </w:p>
    <w:p w14:paraId="01B74313" w14:textId="77777777" w:rsidR="009F2112" w:rsidRDefault="005942DF">
      <w:pPr>
        <w:pStyle w:val="SourceCode"/>
      </w:pPr>
      <w:r>
        <w:rPr>
          <w:rStyle w:val="VerbatimChar"/>
        </w:rPr>
        <w:t>version: 4</w:t>
      </w:r>
      <w:r>
        <w:br/>
      </w:r>
      <w:r>
        <w:rPr>
          <w:rStyle w:val="VerbatimChar"/>
        </w:rPr>
        <w:t>id: 5</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10</w:t>
      </w:r>
      <w:r>
        <w:br/>
      </w:r>
      <w:r>
        <w:rPr>
          <w:rStyle w:val="VerbatimChar"/>
        </w:rPr>
        <w:t xml:space="preserve">      variables {</w:t>
      </w:r>
      <w:r>
        <w:br/>
      </w:r>
      <w:r>
        <w:rPr>
          <w:rStyle w:val="VerbatimChar"/>
        </w:rPr>
        <w:t xml:space="preserve">        var_id: 0</w:t>
      </w:r>
      <w:r>
        <w:br/>
      </w:r>
      <w:r>
        <w:rPr>
          <w:rStyle w:val="VerbatimChar"/>
        </w:rPr>
        <w:lastRenderedPageBreak/>
        <w:t xml:space="preserve">        value: 10.5</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-5</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"first"</w:t>
      </w:r>
      <w:r>
        <w:br/>
      </w:r>
      <w:r>
        <w:rPr>
          <w:rStyle w:val="VerbatimChar"/>
        </w:rPr>
        <w:t xml:space="preserve">      }</w:t>
      </w:r>
      <w:r>
        <w:br/>
      </w:r>
      <w:r>
        <w:rPr>
          <w:rStyle w:val="VerbatimChar"/>
        </w:rPr>
        <w:t xml:space="preserve">    }</w:t>
      </w:r>
      <w:r>
        <w:br/>
      </w:r>
      <w:r>
        <w:rPr>
          <w:rStyle w:val="VerbatimChar"/>
        </w:rPr>
        <w:t xml:space="preserve">    records {</w:t>
      </w:r>
      <w:r>
        <w:br/>
      </w:r>
      <w:r>
        <w:rPr>
          <w:rStyle w:val="VerbatimChar"/>
        </w:rPr>
        <w:t xml:space="preserve">      record_id: 30</w:t>
      </w:r>
      <w:r>
        <w:br/>
      </w:r>
      <w:r>
        <w:rPr>
          <w:rStyle w:val="VerbatimChar"/>
        </w:rPr>
        <w:t xml:space="preserve">      variables {</w:t>
      </w:r>
      <w:r>
        <w:br/>
      </w:r>
      <w:r>
        <w:rPr>
          <w:rStyle w:val="VerbatimChar"/>
        </w:rPr>
        <w:t xml:space="preserve">        var_id: 0</w:t>
      </w:r>
      <w:r>
        <w:br/>
      </w:r>
      <w:r>
        <w:rPr>
          <w:rStyle w:val="VerbatimChar"/>
        </w:rPr>
        <w:t xml:space="preserve">        value: -15.7</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30</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"third"</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14:paraId="6E94EAA5" w14:textId="77777777" w:rsidR="009F2112" w:rsidRDefault="005942DF">
      <w:pPr>
        <w:pStyle w:val="NRELHead02"/>
        <w:pPrChange w:id="267" w:author="mmeshek" w:date="2017-09-26T08:22:00Z">
          <w:pPr>
            <w:pStyle w:val="Heading2"/>
          </w:pPr>
        </w:pPrChange>
      </w:pPr>
      <w:bookmarkStart w:id="268" w:name="filtering"/>
      <w:bookmarkStart w:id="269" w:name="_Toc492447371"/>
      <w:bookmarkStart w:id="270" w:name="_Toc494178811"/>
      <w:bookmarkEnd w:id="268"/>
      <w:r>
        <w:t>Filtering</w:t>
      </w:r>
      <w:bookmarkEnd w:id="269"/>
      <w:bookmarkEnd w:id="270"/>
    </w:p>
    <w:p w14:paraId="61FAA55E" w14:textId="77777777" w:rsidR="009F2112" w:rsidRDefault="005942DF">
      <w:pPr>
        <w:pStyle w:val="NRELBodyText"/>
        <w:pPrChange w:id="271" w:author="mmeshek" w:date="2017-09-26T08:14:00Z">
          <w:pPr>
            <w:pStyle w:val="FirstParagraph"/>
          </w:pPr>
        </w:pPrChange>
      </w:pPr>
      <w:r>
        <w:t xml:space="preserve">Filtering records can be used to select particular records for retrieval, via the </w:t>
      </w:r>
      <w:r w:rsidR="00786AF4">
        <w:fldChar w:fldCharType="begin"/>
      </w:r>
      <w:r w:rsidR="00786AF4">
        <w:instrText xml:space="preserve"> HYPERLINK \l "EsdaRecords.RequestRecordsData" \h </w:instrText>
      </w:r>
      <w:r w:rsidR="00786AF4">
        <w:fldChar w:fldCharType="separate"/>
      </w:r>
      <w:r>
        <w:rPr>
          <w:rStyle w:val="Hyperlink"/>
        </w:rPr>
        <w:t>RequestRecordsData</w:t>
      </w:r>
      <w:r w:rsidR="00786AF4">
        <w:rPr>
          <w:rStyle w:val="Hyperlink"/>
        </w:rPr>
        <w:fldChar w:fldCharType="end"/>
      </w:r>
      <w:r>
        <w:t xml:space="preserve"> message, or in defining bookmarks</w:t>
      </w:r>
      <w:del w:id="272" w:author="mmeshek" w:date="2017-10-18T13:25:00Z">
        <w:r w:rsidDel="005E259D">
          <w:delText>,</w:delText>
        </w:r>
      </w:del>
      <w:r>
        <w:t xml:space="preserve"> via the </w:t>
      </w:r>
      <w:r w:rsidR="00786AF4">
        <w:fldChar w:fldCharType="begin"/>
      </w:r>
      <w:r w:rsidR="00786AF4">
        <w:instrText xml:space="preserve"> HYPERLINK \l "EsdaRecords.BookmarkMeta" \h </w:instrText>
      </w:r>
      <w:r w:rsidR="00786AF4">
        <w:fldChar w:fldCharType="separate"/>
      </w:r>
      <w:r>
        <w:rPr>
          <w:rStyle w:val="Hyperlink"/>
        </w:rPr>
        <w:t>BookmarkMeta</w:t>
      </w:r>
      <w:r w:rsidR="00786AF4">
        <w:rPr>
          <w:rStyle w:val="Hyperlink"/>
        </w:rPr>
        <w:fldChar w:fldCharType="end"/>
      </w:r>
      <w:r>
        <w:t xml:space="preserve"> message. </w:t>
      </w:r>
      <w:del w:id="273" w:author="mmeshek" w:date="2017-10-18T13:25:00Z">
        <w:r w:rsidDel="005E259D">
          <w:delText>The f</w:delText>
        </w:r>
      </w:del>
      <w:ins w:id="274" w:author="mmeshek" w:date="2017-10-18T13:25:00Z">
        <w:r w:rsidR="005E259D">
          <w:t>F</w:t>
        </w:r>
      </w:ins>
      <w:r>
        <w:t>iltering of records is accomplished through expressions</w:t>
      </w:r>
      <w:del w:id="275" w:author="mmeshek" w:date="2017-10-18T13:25:00Z">
        <w:r w:rsidDel="005E259D">
          <w:delText>,</w:delText>
        </w:r>
      </w:del>
      <w:r>
        <w:t xml:space="preserve"> </w:t>
      </w:r>
      <w:ins w:id="276" w:author="mmeshek" w:date="2017-10-18T13:25:00Z">
        <w:r w:rsidR="005E259D">
          <w:t>(</w:t>
        </w:r>
      </w:ins>
      <w:r w:rsidR="00786AF4">
        <w:fldChar w:fldCharType="begin"/>
      </w:r>
      <w:r w:rsidR="00786AF4">
        <w:instrText xml:space="preserve"> HYPERLINK \l "EsdaRecords.FilterExpression" \h </w:instrText>
      </w:r>
      <w:r w:rsidR="00786AF4">
        <w:fldChar w:fldCharType="separate"/>
      </w:r>
      <w:r>
        <w:rPr>
          <w:rStyle w:val="Hyperlink"/>
        </w:rPr>
        <w:t>FilterExpression</w:t>
      </w:r>
      <w:r w:rsidR="00786AF4">
        <w:rPr>
          <w:rStyle w:val="Hyperlink"/>
        </w:rPr>
        <w:fldChar w:fldCharType="end"/>
      </w:r>
      <w:ins w:id="277" w:author="mmeshek" w:date="2017-10-18T13:25:00Z">
        <w:r w:rsidR="005E259D">
          <w:rPr>
            <w:rStyle w:val="Hyperlink"/>
          </w:rPr>
          <w:t>)</w:t>
        </w:r>
      </w:ins>
      <w:r>
        <w:t>, combining values for variables</w:t>
      </w:r>
      <w:del w:id="278" w:author="mmeshek" w:date="2017-10-18T13:25:00Z">
        <w:r w:rsidDel="005E259D">
          <w:delText>,</w:delText>
        </w:r>
      </w:del>
      <w:r>
        <w:t xml:space="preserve"> </w:t>
      </w:r>
      <w:ins w:id="279" w:author="mmeshek" w:date="2017-10-18T13:25:00Z">
        <w:r w:rsidR="005E259D">
          <w:t>(</w:t>
        </w:r>
      </w:ins>
      <w:r w:rsidR="00786AF4">
        <w:fldChar w:fldCharType="begin"/>
      </w:r>
      <w:r w:rsidR="00786AF4">
        <w:instrText xml:space="preserve"> HYPERLINK \l "EsdaRecords.DomainMeta" \h </w:instrText>
      </w:r>
      <w:r w:rsidR="00786AF4">
        <w:fldChar w:fldCharType="separate"/>
      </w:r>
      <w:r>
        <w:rPr>
          <w:rStyle w:val="Hyperlink"/>
        </w:rPr>
        <w:t>DomainMeta</w:t>
      </w:r>
      <w:r w:rsidR="00786AF4">
        <w:rPr>
          <w:rStyle w:val="Hyperlink"/>
        </w:rPr>
        <w:fldChar w:fldCharType="end"/>
      </w:r>
      <w:ins w:id="280" w:author="mmeshek" w:date="2017-10-18T13:25:00Z">
        <w:r w:rsidR="005E259D">
          <w:rPr>
            <w:rStyle w:val="Hyperlink"/>
          </w:rPr>
          <w:t>)</w:t>
        </w:r>
      </w:ins>
      <w:r>
        <w:t xml:space="preserve">, and the set operators </w:t>
      </w:r>
      <w:r w:rsidRPr="005E259D">
        <w:rPr>
          <w:i/>
          <w:rPrChange w:id="281" w:author="mmeshek" w:date="2017-10-18T13:25:00Z">
            <w:rPr/>
          </w:rPrChange>
        </w:rPr>
        <w:t>not</w:t>
      </w:r>
      <w:r>
        <w:t xml:space="preserve">, </w:t>
      </w:r>
      <w:r w:rsidRPr="005E259D">
        <w:rPr>
          <w:i/>
          <w:rPrChange w:id="282" w:author="mmeshek" w:date="2017-10-18T13:25:00Z">
            <w:rPr/>
          </w:rPrChange>
        </w:rPr>
        <w:t>union</w:t>
      </w:r>
      <w:r>
        <w:t xml:space="preserve">, and </w:t>
      </w:r>
      <w:r w:rsidRPr="005E259D">
        <w:rPr>
          <w:i/>
          <w:rPrChange w:id="283" w:author="mmeshek" w:date="2017-10-18T13:25:00Z">
            <w:rPr/>
          </w:rPrChange>
        </w:rPr>
        <w:t>intersection</w:t>
      </w:r>
      <w:r>
        <w:t xml:space="preserve">, encoded in the messages </w:t>
      </w:r>
      <w:r w:rsidR="00786AF4">
        <w:fldChar w:fldCharType="begin"/>
      </w:r>
      <w:r w:rsidR="00786AF4">
        <w:instrText xml:space="preserve"> HYPERLINK \l "EsdaRecords.FilterNot" \h </w:instrText>
      </w:r>
      <w:r w:rsidR="00786AF4">
        <w:fldChar w:fldCharType="separate"/>
      </w:r>
      <w:r>
        <w:rPr>
          <w:rStyle w:val="Hyperlink"/>
        </w:rPr>
        <w:t>FilterNot</w:t>
      </w:r>
      <w:r w:rsidR="00786AF4">
        <w:rPr>
          <w:rStyle w:val="Hyperlink"/>
        </w:rPr>
        <w:fldChar w:fldCharType="end"/>
      </w:r>
      <w:r>
        <w:t xml:space="preserve">, </w:t>
      </w:r>
      <w:r w:rsidR="00786AF4">
        <w:fldChar w:fldCharType="begin"/>
      </w:r>
      <w:r w:rsidR="00786AF4">
        <w:instrText xml:space="preserve"> HYPERLINK \l "EsdaRecords.FilterUnion" \h </w:instrText>
      </w:r>
      <w:r w:rsidR="00786AF4">
        <w:fldChar w:fldCharType="separate"/>
      </w:r>
      <w:r>
        <w:rPr>
          <w:rStyle w:val="Hyperlink"/>
        </w:rPr>
        <w:t>FilterUnion</w:t>
      </w:r>
      <w:r w:rsidR="00786AF4">
        <w:rPr>
          <w:rStyle w:val="Hyperlink"/>
        </w:rPr>
        <w:fldChar w:fldCharType="end"/>
      </w:r>
      <w:r>
        <w:t xml:space="preserve">, and </w:t>
      </w:r>
      <w:r w:rsidR="00786AF4">
        <w:fldChar w:fldCharType="begin"/>
      </w:r>
      <w:r w:rsidR="00786AF4">
        <w:instrText xml:space="preserve"> HYPERLINK \l "EsdaRecords.FilterExpression" \h </w:instrText>
      </w:r>
      <w:r w:rsidR="00786AF4">
        <w:fldChar w:fldCharType="separate"/>
      </w:r>
      <w:r>
        <w:rPr>
          <w:rStyle w:val="Hyperlink"/>
        </w:rPr>
        <w:t>FitlerIntersection</w:t>
      </w:r>
      <w:r w:rsidR="00786AF4">
        <w:rPr>
          <w:rStyle w:val="Hyperlink"/>
        </w:rPr>
        <w:fldChar w:fldCharType="end"/>
      </w:r>
      <w:del w:id="284" w:author="mmeshek" w:date="2017-10-18T13:25:00Z">
        <w:r w:rsidDel="005E259D">
          <w:delText>,</w:delText>
        </w:r>
      </w:del>
      <w:r>
        <w:t xml:space="preserve"> respectively. For example, the expression </w:t>
      </w:r>
      <m:oMath>
        <m:r>
          <w:rPr>
            <w:rFonts w:ascii="Cambria Math" w:hAnsi="Cambria Math"/>
          </w:rPr>
          <m:t>x≤20</m:t>
        </m:r>
      </m:oMath>
      <w:r>
        <w:t xml:space="preserve"> would be expressed as the following </w:t>
      </w:r>
      <w:r w:rsidR="00786AF4">
        <w:fldChar w:fldCharType="begin"/>
      </w:r>
      <w:r w:rsidR="00786AF4">
        <w:instrText xml:space="preserve"> HYPERLINK \l "EsdaRecords.FilterExpression" \h </w:instrText>
      </w:r>
      <w:r w:rsidR="00786AF4">
        <w:fldChar w:fldCharType="separate"/>
      </w:r>
      <w:r>
        <w:rPr>
          <w:rStyle w:val="Hyperlink"/>
        </w:rPr>
        <w:t>FilterExpression</w:t>
      </w:r>
      <w:r w:rsidR="00786AF4">
        <w:rPr>
          <w:rStyle w:val="Hyperlink"/>
        </w:rPr>
        <w:fldChar w:fldCharType="end"/>
      </w:r>
      <w:ins w:id="285" w:author="mmeshek" w:date="2017-10-18T13:26:00Z">
        <w:r w:rsidR="005E259D">
          <w:rPr>
            <w:rStyle w:val="Hyperlink"/>
          </w:rPr>
          <w:t>:</w:t>
        </w:r>
      </w:ins>
    </w:p>
    <w:p w14:paraId="67A6E76E" w14:textId="77777777" w:rsidR="009F2112" w:rsidRDefault="005942DF">
      <w:pPr>
        <w:pStyle w:val="SourceCode"/>
      </w:pPr>
      <w:r>
        <w:rPr>
          <w:rStyle w:val="VerbatimChar"/>
        </w:rPr>
        <w:t>filter_domain {</w:t>
      </w:r>
      <w:r>
        <w:br/>
      </w:r>
      <w:r>
        <w:rPr>
          <w:rStyle w:val="VerbatimChar"/>
        </w:rPr>
        <w:t xml:space="preserve">  interval {</w:t>
      </w:r>
      <w:r>
        <w:br/>
      </w:r>
      <w:r>
        <w:rPr>
          <w:rStyle w:val="VerbatimChar"/>
        </w:rPr>
        <w:t xml:space="preserve">    var_id: 0</w:t>
      </w:r>
      <w:r>
        <w:br/>
      </w:r>
      <w:r>
        <w:rPr>
          <w:rStyle w:val="VerbatimChar"/>
        </w:rPr>
        <w:t xml:space="preserve">    last_value: 20</w:t>
      </w:r>
      <w:r>
        <w:br/>
      </w:r>
      <w:r>
        <w:rPr>
          <w:rStyle w:val="VerbatimChar"/>
        </w:rPr>
        <w:t xml:space="preserve">  }</w:t>
      </w:r>
      <w:r>
        <w:br/>
      </w:r>
      <w:r>
        <w:rPr>
          <w:rStyle w:val="VerbatimChar"/>
        </w:rPr>
        <w:t>}</w:t>
      </w:r>
    </w:p>
    <w:p w14:paraId="09095077" w14:textId="77777777" w:rsidR="009F2112" w:rsidRDefault="005942DF">
      <w:pPr>
        <w:pStyle w:val="NRELBodyText"/>
        <w:pPrChange w:id="286" w:author="mmeshek" w:date="2017-09-26T08:23:00Z">
          <w:pPr>
            <w:pStyle w:val="FirstParagraph"/>
          </w:pPr>
        </w:pPrChange>
      </w:pPr>
      <w:r>
        <w:t xml:space="preserve">provided that </w:t>
      </w:r>
      <m:oMath>
        <m:r>
          <w:rPr>
            <w:rFonts w:ascii="Cambria Math" w:hAnsi="Cambria Math"/>
          </w:rPr>
          <m:t>x</m:t>
        </m:r>
      </m:oMath>
      <w:r>
        <w:t xml:space="preserve"> has </w:t>
      </w:r>
      <w:r>
        <w:rPr>
          <w:rStyle w:val="VerbatimChar"/>
        </w:rPr>
        <w:t>var_id = 0</w:t>
      </w:r>
      <w:r>
        <w:t xml:space="preserve">. The expression </w:t>
      </w:r>
      <m:oMath>
        <m:r>
          <w:rPr>
            <w:rFonts w:ascii="Cambria Math" w:hAnsi="Cambria Math"/>
          </w:rPr>
          <m:t>(10≤x≤20)∪(y∉{4,7})</m:t>
        </m:r>
      </m:oMath>
      <w:r>
        <w:t xml:space="preserve"> would be expressed as</w:t>
      </w:r>
    </w:p>
    <w:p w14:paraId="45608F1E" w14:textId="77777777" w:rsidR="009F2112" w:rsidRDefault="005942DF">
      <w:pPr>
        <w:pStyle w:val="SourceCode"/>
      </w:pPr>
      <w:r>
        <w:rPr>
          <w:rStyle w:val="VerbatimChar"/>
        </w:rPr>
        <w:t>filter_union {</w:t>
      </w:r>
      <w:r>
        <w:br/>
      </w:r>
      <w:r>
        <w:rPr>
          <w:rStyle w:val="VerbatimChar"/>
        </w:rPr>
        <w:t xml:space="preserve">  filter_expressions {</w:t>
      </w:r>
      <w:r>
        <w:br/>
      </w:r>
      <w:r>
        <w:rPr>
          <w:rStyle w:val="VerbatimChar"/>
        </w:rPr>
        <w:lastRenderedPageBreak/>
        <w:t xml:space="preserve">    filter_domain {</w:t>
      </w:r>
      <w:r>
        <w:br/>
      </w:r>
      <w:r>
        <w:rPr>
          <w:rStyle w:val="VerbatimChar"/>
        </w:rPr>
        <w:t xml:space="preserve">      var_id: 0</w:t>
      </w:r>
      <w:r>
        <w:br/>
      </w:r>
      <w:r>
        <w:rPr>
          <w:rStyle w:val="VerbatimChar"/>
        </w:rPr>
        <w:t xml:space="preserve">      first_value: 10</w:t>
      </w:r>
      <w:r>
        <w:br/>
      </w:r>
      <w:r>
        <w:rPr>
          <w:rStyle w:val="VerbatimChar"/>
        </w:rPr>
        <w:t xml:space="preserve">      last_value: 20</w:t>
      </w:r>
      <w:r>
        <w:br/>
      </w:r>
      <w:r>
        <w:rPr>
          <w:rStyle w:val="VerbatimChar"/>
        </w:rPr>
        <w:t xml:space="preserve">    }</w:t>
      </w:r>
      <w:r>
        <w:br/>
      </w:r>
      <w:r>
        <w:rPr>
          <w:rStyle w:val="VerbatimChar"/>
        </w:rPr>
        <w:t xml:space="preserve">    filter_not {</w:t>
      </w:r>
      <w:r>
        <w:br/>
      </w:r>
      <w:r>
        <w:rPr>
          <w:rStyle w:val="VerbatimChar"/>
        </w:rPr>
        <w:t xml:space="preserve">      filter_expression {</w:t>
      </w:r>
      <w:r>
        <w:br/>
      </w:r>
      <w:r>
        <w:rPr>
          <w:rStyle w:val="VerbatimChar"/>
        </w:rPr>
        <w:t xml:space="preserve">        filter_domain {</w:t>
      </w:r>
      <w:r>
        <w:br/>
      </w:r>
      <w:r>
        <w:rPr>
          <w:rStyle w:val="VerbatimChar"/>
        </w:rPr>
        <w:t xml:space="preserve">          var_id: 1</w:t>
      </w:r>
      <w:r>
        <w:br/>
      </w:r>
      <w:r>
        <w:rPr>
          <w:rStyle w:val="VerbatimChar"/>
        </w:rPr>
        <w:t xml:space="preserve">          set {</w:t>
      </w:r>
      <w:r>
        <w:br/>
      </w:r>
      <w:r>
        <w:rPr>
          <w:rStyle w:val="VerbatimChar"/>
        </w:rPr>
        <w:t xml:space="preserve">            elements: 4</w:t>
      </w:r>
      <w:r>
        <w:br/>
      </w:r>
      <w:r>
        <w:rPr>
          <w:rStyle w:val="VerbatimChar"/>
        </w:rPr>
        <w:t xml:space="preserve">            elements: 7</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14:paraId="245F39FB" w14:textId="77777777" w:rsidR="009F2112" w:rsidRDefault="005942DF">
      <w:pPr>
        <w:pStyle w:val="NRELBodyText"/>
        <w:pPrChange w:id="287" w:author="mmeshek" w:date="2017-09-26T08:23:00Z">
          <w:pPr>
            <w:pStyle w:val="FirstParagraph"/>
          </w:pPr>
        </w:pPrChange>
      </w:pPr>
      <w:r>
        <w:t xml:space="preserve">provided that </w:t>
      </w:r>
      <m:oMath>
        <m:r>
          <w:rPr>
            <w:rFonts w:ascii="Cambria Math" w:hAnsi="Cambria Math"/>
          </w:rPr>
          <m:t>x</m:t>
        </m:r>
      </m:oMath>
      <w:r>
        <w:t xml:space="preserve"> has </w:t>
      </w:r>
      <w:r>
        <w:rPr>
          <w:rStyle w:val="VerbatimChar"/>
        </w:rPr>
        <w:t>var_id = 0</w:t>
      </w:r>
      <w:r>
        <w:t xml:space="preserve"> and </w:t>
      </w:r>
      <m:oMath>
        <m:r>
          <w:rPr>
            <w:rFonts w:ascii="Cambria Math" w:hAnsi="Cambria Math"/>
          </w:rPr>
          <m:t>y</m:t>
        </m:r>
      </m:oMath>
      <w:r>
        <w:t xml:space="preserve"> has </w:t>
      </w:r>
      <w:r>
        <w:rPr>
          <w:rStyle w:val="VerbatimChar"/>
        </w:rPr>
        <w:t>var_id = 1</w:t>
      </w:r>
      <w:r>
        <w:t>.</w:t>
      </w:r>
    </w:p>
    <w:p w14:paraId="744021FB" w14:textId="77777777" w:rsidR="009F2112" w:rsidRPr="00A77227" w:rsidRDefault="005942DF">
      <w:pPr>
        <w:pStyle w:val="NRELHead01"/>
        <w:pPrChange w:id="288" w:author="mmeshek" w:date="2017-10-19T14:48:00Z">
          <w:pPr>
            <w:pStyle w:val="Heading1"/>
          </w:pPr>
        </w:pPrChange>
      </w:pPr>
      <w:bookmarkStart w:id="289" w:name="records-api-version-4"/>
      <w:bookmarkStart w:id="290" w:name="_Toc492447372"/>
      <w:bookmarkStart w:id="291" w:name="_Toc494178812"/>
      <w:bookmarkEnd w:id="289"/>
      <w:r w:rsidRPr="00A77227">
        <w:t>Records API, Version 4</w:t>
      </w:r>
      <w:bookmarkEnd w:id="290"/>
      <w:bookmarkEnd w:id="291"/>
    </w:p>
    <w:p w14:paraId="5B64852E" w14:textId="77777777" w:rsidR="009F2112" w:rsidRDefault="005942DF">
      <w:pPr>
        <w:pStyle w:val="NRELBodyText"/>
        <w:pPrChange w:id="292" w:author="mmeshek" w:date="2017-09-26T08:14:00Z">
          <w:pPr>
            <w:pStyle w:val="FirstParagraph"/>
          </w:pPr>
        </w:pPrChange>
      </w:pPr>
      <w:r>
        <w:t xml:space="preserve">The Records API consists of Google Protobuf 3 (Google Developers 2017b) messages used </w:t>
      </w:r>
      <w:del w:id="293" w:author="mmeshek" w:date="2017-10-18T15:50:00Z">
        <w:r w:rsidDel="00660BC9">
          <w:delText xml:space="preserve">for </w:delText>
        </w:r>
      </w:del>
      <w:ins w:id="294" w:author="mmeshek" w:date="2017-10-18T15:50:00Z">
        <w:r w:rsidR="00660BC9">
          <w:t xml:space="preserve">to </w:t>
        </w:r>
      </w:ins>
      <w:r>
        <w:t>request</w:t>
      </w:r>
      <w:del w:id="295" w:author="mmeshek" w:date="2017-10-18T15:50:00Z">
        <w:r w:rsidDel="00660BC9">
          <w:delText>ing</w:delText>
        </w:r>
      </w:del>
      <w:r>
        <w:t xml:space="preserve"> and provid</w:t>
      </w:r>
      <w:ins w:id="296" w:author="mmeshek" w:date="2017-10-18T15:50:00Z">
        <w:r w:rsidR="00660BC9">
          <w:t>e</w:t>
        </w:r>
      </w:ins>
      <w:del w:id="297" w:author="mmeshek" w:date="2017-10-18T15:50:00Z">
        <w:r w:rsidDel="00660BC9">
          <w:delText>ing</w:delText>
        </w:r>
      </w:del>
      <w:r>
        <w:t xml:space="preserve"> data and metadata for record-oriented information. This section contains the complete specification for </w:t>
      </w:r>
      <w:del w:id="298" w:author="mmeshek" w:date="2017-10-18T15:51:00Z">
        <w:r w:rsidDel="00660BC9">
          <w:delText>v</w:delText>
        </w:r>
      </w:del>
      <w:ins w:id="299" w:author="mmeshek" w:date="2017-10-18T15:51:00Z">
        <w:r w:rsidR="00660BC9">
          <w:t>V</w:t>
        </w:r>
      </w:ins>
      <w:r>
        <w:t xml:space="preserve">ersion 4 of the Records API. Clients send </w:t>
      </w:r>
      <w:r>
        <w:rPr>
          <w:rStyle w:val="VerbatimChar"/>
        </w:rPr>
        <w:t>Request</w:t>
      </w:r>
      <w:r>
        <w:t xml:space="preserve"> messages and servers send </w:t>
      </w:r>
      <w:r>
        <w:rPr>
          <w:rStyle w:val="VerbatimChar"/>
        </w:rPr>
        <w:t>Response</w:t>
      </w:r>
      <w:r>
        <w:t xml:space="preserve"> messages, </w:t>
      </w:r>
      <w:ins w:id="300" w:author="mmeshek" w:date="2017-10-18T15:51:00Z">
        <w:r w:rsidR="00660BC9">
          <w:t xml:space="preserve">which are </w:t>
        </w:r>
      </w:ins>
      <w:r>
        <w:t>typically transported via WebSockets (Internet Engineering Task Force 2017).</w:t>
      </w:r>
    </w:p>
    <w:p w14:paraId="3A561E3D" w14:textId="77777777" w:rsidR="009F2112" w:rsidRDefault="005942DF">
      <w:pPr>
        <w:pStyle w:val="NRELHead02"/>
        <w:pPrChange w:id="301" w:author="mmeshek" w:date="2017-09-26T08:22:00Z">
          <w:pPr>
            <w:pStyle w:val="Heading2"/>
          </w:pPr>
        </w:pPrChange>
      </w:pPr>
      <w:bookmarkStart w:id="302" w:name="message-groups"/>
      <w:bookmarkStart w:id="303" w:name="_Toc492447373"/>
      <w:bookmarkStart w:id="304" w:name="_Toc494178813"/>
      <w:bookmarkEnd w:id="302"/>
      <w:r>
        <w:t>Message Groups</w:t>
      </w:r>
      <w:bookmarkEnd w:id="303"/>
      <w:bookmarkEnd w:id="304"/>
    </w:p>
    <w:p w14:paraId="14D2CC8D" w14:textId="77777777" w:rsidR="009F2112" w:rsidRDefault="005942DF">
      <w:pPr>
        <w:pStyle w:val="NRELBodyText"/>
        <w:pPrChange w:id="305" w:author="mmeshek" w:date="2017-09-26T08:14:00Z">
          <w:pPr>
            <w:pStyle w:val="FirstParagraph"/>
          </w:pPr>
        </w:pPrChange>
      </w:pPr>
      <w:r>
        <w:t>The message types in the Records API are organized into thematic groups below.</w:t>
      </w:r>
    </w:p>
    <w:p w14:paraId="75FDEE26" w14:textId="77777777" w:rsidR="009F2112" w:rsidRDefault="005942DF">
      <w:pPr>
        <w:pStyle w:val="NRELHead03"/>
        <w:pPrChange w:id="306" w:author="mmeshek" w:date="2017-09-26T08:22:00Z">
          <w:pPr>
            <w:pStyle w:val="Heading3"/>
          </w:pPr>
        </w:pPrChange>
      </w:pPr>
      <w:bookmarkStart w:id="307" w:name="requests-and-responses"/>
      <w:bookmarkEnd w:id="307"/>
      <w:r>
        <w:t>Requests and Responses</w:t>
      </w:r>
    </w:p>
    <w:p w14:paraId="29A61919" w14:textId="77777777" w:rsidR="009F2112" w:rsidRDefault="005942DF">
      <w:pPr>
        <w:pStyle w:val="NRELBodyText"/>
        <w:pPrChange w:id="308" w:author="mmeshek" w:date="2017-09-26T08:14:00Z">
          <w:pPr>
            <w:pStyle w:val="FirstParagraph"/>
          </w:pPr>
        </w:pPrChange>
      </w:pPr>
      <w:r>
        <w:rPr>
          <w:rStyle w:val="VerbatimChar"/>
        </w:rPr>
        <w:t>Request</w:t>
      </w:r>
      <w:r>
        <w:t xml:space="preserve"> messages are sent from client to server</w:t>
      </w:r>
      <w:ins w:id="309" w:author="mmeshek" w:date="2017-10-18T15:52:00Z">
        <w:r w:rsidR="00660BC9">
          <w:t>,</w:t>
        </w:r>
      </w:ins>
      <w:r>
        <w:t xml:space="preserve"> and </w:t>
      </w:r>
      <w:r>
        <w:rPr>
          <w:rStyle w:val="VerbatimChar"/>
        </w:rPr>
        <w:t>Response</w:t>
      </w:r>
      <w:r>
        <w:t xml:space="preserve"> messages are sent from server to</w:t>
      </w:r>
      <w:del w:id="310" w:author="mmeshek" w:date="2017-10-18T15:52:00Z">
        <w:r w:rsidDel="00660BC9">
          <w:delText xml:space="preserve"> </w:delText>
        </w:r>
      </w:del>
      <w:ins w:id="311" w:author="mmeshek" w:date="2017-10-18T15:52:00Z">
        <w:r w:rsidR="00660BC9">
          <w:t> </w:t>
        </w:r>
      </w:ins>
      <w:r>
        <w:t>client. Request messages contain a specific type of request and response messages contain a corresponding specific type of response.</w:t>
      </w:r>
    </w:p>
    <w:commentRangeStart w:id="312"/>
    <w:commentRangeStart w:id="313"/>
    <w:p w14:paraId="641DA022" w14:textId="77777777" w:rsidR="009F2112" w:rsidRDefault="00786AF4">
      <w:pPr>
        <w:pStyle w:val="NRELBullet01"/>
        <w:pPrChange w:id="314" w:author="mmeshek" w:date="2017-09-26T08:34:00Z">
          <w:pPr>
            <w:pStyle w:val="Compact"/>
            <w:numPr>
              <w:numId w:val="3"/>
            </w:numPr>
            <w:tabs>
              <w:tab w:val="num" w:pos="0"/>
            </w:tabs>
            <w:ind w:left="480" w:hanging="480"/>
          </w:pPr>
        </w:pPrChange>
      </w:pPr>
      <w:r>
        <w:fldChar w:fldCharType="begin"/>
      </w:r>
      <w:r>
        <w:instrText xml:space="preserve"> HYPERLINK \l "AesdRecords.Request" \h </w:instrText>
      </w:r>
      <w:r>
        <w:fldChar w:fldCharType="separate"/>
      </w:r>
      <w:r w:rsidR="005942DF">
        <w:rPr>
          <w:rStyle w:val="Hyperlink"/>
        </w:rPr>
        <w:t>Request</w:t>
      </w:r>
      <w:r>
        <w:rPr>
          <w:rStyle w:val="Hyperlink"/>
        </w:rPr>
        <w:fldChar w:fldCharType="end"/>
      </w:r>
      <w:commentRangeEnd w:id="312"/>
      <w:r w:rsidR="00D23412">
        <w:rPr>
          <w:rStyle w:val="CommentReference"/>
          <w:rFonts w:asciiTheme="minorHAnsi" w:eastAsiaTheme="minorHAnsi" w:hAnsiTheme="minorHAnsi" w:cstheme="minorBidi"/>
          <w:color w:val="auto"/>
        </w:rPr>
        <w:commentReference w:id="312"/>
      </w:r>
      <w:commentRangeEnd w:id="313"/>
      <w:r w:rsidR="00C715C0">
        <w:rPr>
          <w:rStyle w:val="CommentReference"/>
          <w:rFonts w:asciiTheme="minorHAnsi" w:eastAsiaTheme="minorHAnsi" w:hAnsiTheme="minorHAnsi" w:cstheme="minorBidi"/>
          <w:color w:val="auto"/>
        </w:rPr>
        <w:commentReference w:id="313"/>
      </w:r>
    </w:p>
    <w:p w14:paraId="5F952033" w14:textId="77777777" w:rsidR="009F2112" w:rsidRDefault="00786AF4">
      <w:pPr>
        <w:pStyle w:val="NRELBullet01"/>
        <w:pPrChange w:id="315" w:author="mmeshek" w:date="2017-09-26T08:34:00Z">
          <w:pPr>
            <w:pStyle w:val="Compact"/>
            <w:numPr>
              <w:numId w:val="3"/>
            </w:numPr>
            <w:tabs>
              <w:tab w:val="num" w:pos="0"/>
            </w:tabs>
            <w:ind w:left="480" w:hanging="480"/>
          </w:pPr>
        </w:pPrChange>
      </w:pPr>
      <w:r>
        <w:fldChar w:fldCharType="begin"/>
      </w:r>
      <w:r>
        <w:instrText xml:space="preserve"> HYPERLINK \l "AesdRecords.RequestModelsMeta" \h </w:instrText>
      </w:r>
      <w:r>
        <w:fldChar w:fldCharType="separate"/>
      </w:r>
      <w:r w:rsidR="005942DF">
        <w:rPr>
          <w:rStyle w:val="Hyperlink"/>
        </w:rPr>
        <w:t>RequestModelsMeta</w:t>
      </w:r>
      <w:r>
        <w:rPr>
          <w:rStyle w:val="Hyperlink"/>
        </w:rPr>
        <w:fldChar w:fldCharType="end"/>
      </w:r>
    </w:p>
    <w:p w14:paraId="77013B49" w14:textId="77777777" w:rsidR="009F2112" w:rsidRDefault="00786AF4">
      <w:pPr>
        <w:pStyle w:val="NRELBullet01"/>
        <w:pPrChange w:id="316" w:author="mmeshek" w:date="2017-09-26T08:34:00Z">
          <w:pPr>
            <w:pStyle w:val="Compact"/>
            <w:numPr>
              <w:numId w:val="3"/>
            </w:numPr>
            <w:tabs>
              <w:tab w:val="num" w:pos="0"/>
            </w:tabs>
            <w:ind w:left="480" w:hanging="480"/>
          </w:pPr>
        </w:pPrChange>
      </w:pPr>
      <w:r>
        <w:fldChar w:fldCharType="begin"/>
      </w:r>
      <w:r>
        <w:instrText xml:space="preserve"> HYPERLINK \l "AesdRecords.RequestRecordsData" \h </w:instrText>
      </w:r>
      <w:r>
        <w:fldChar w:fldCharType="separate"/>
      </w:r>
      <w:r w:rsidR="005942DF">
        <w:rPr>
          <w:rStyle w:val="Hyperlink"/>
        </w:rPr>
        <w:t>RequestRecordsData</w:t>
      </w:r>
      <w:r>
        <w:rPr>
          <w:rStyle w:val="Hyperlink"/>
        </w:rPr>
        <w:fldChar w:fldCharType="end"/>
      </w:r>
    </w:p>
    <w:p w14:paraId="054C5BE8" w14:textId="77777777" w:rsidR="009F2112" w:rsidRDefault="00786AF4">
      <w:pPr>
        <w:pStyle w:val="NRELBullet01"/>
        <w:pPrChange w:id="317" w:author="mmeshek" w:date="2017-09-26T08:34:00Z">
          <w:pPr>
            <w:pStyle w:val="Compact"/>
            <w:numPr>
              <w:numId w:val="3"/>
            </w:numPr>
            <w:tabs>
              <w:tab w:val="num" w:pos="0"/>
            </w:tabs>
            <w:ind w:left="480" w:hanging="480"/>
          </w:pPr>
        </w:pPrChange>
      </w:pPr>
      <w:r>
        <w:fldChar w:fldCharType="begin"/>
      </w:r>
      <w:r>
        <w:instrText xml:space="preserve"> HYPERLINK \l "AesdRecords.RequestWork" \h </w:instrText>
      </w:r>
      <w:r>
        <w:fldChar w:fldCharType="separate"/>
      </w:r>
      <w:r w:rsidR="005942DF">
        <w:rPr>
          <w:rStyle w:val="Hyperlink"/>
        </w:rPr>
        <w:t>RequestWork</w:t>
      </w:r>
      <w:r>
        <w:rPr>
          <w:rStyle w:val="Hyperlink"/>
        </w:rPr>
        <w:fldChar w:fldCharType="end"/>
      </w:r>
    </w:p>
    <w:p w14:paraId="5D6E7479" w14:textId="77777777" w:rsidR="009F2112" w:rsidRDefault="00786AF4">
      <w:pPr>
        <w:pStyle w:val="NRELBullet01"/>
        <w:pPrChange w:id="318" w:author="mmeshek" w:date="2017-09-26T08:34:00Z">
          <w:pPr>
            <w:pStyle w:val="Compact"/>
            <w:numPr>
              <w:numId w:val="3"/>
            </w:numPr>
            <w:tabs>
              <w:tab w:val="num" w:pos="0"/>
            </w:tabs>
            <w:ind w:left="480" w:hanging="480"/>
          </w:pPr>
        </w:pPrChange>
      </w:pPr>
      <w:r>
        <w:fldChar w:fldCharType="begin"/>
      </w:r>
      <w:r>
        <w:instrText xml:space="preserve"> HYPERLINK \l "AesdRecords.RequestBoomarkMeta" \h </w:instrText>
      </w:r>
      <w:r>
        <w:fldChar w:fldCharType="separate"/>
      </w:r>
      <w:r w:rsidR="005942DF">
        <w:rPr>
          <w:rStyle w:val="Hyperlink"/>
        </w:rPr>
        <w:t>RequestBoomarkMeta</w:t>
      </w:r>
      <w:r>
        <w:rPr>
          <w:rStyle w:val="Hyperlink"/>
        </w:rPr>
        <w:fldChar w:fldCharType="end"/>
      </w:r>
    </w:p>
    <w:p w14:paraId="717731B4" w14:textId="77777777" w:rsidR="009F2112" w:rsidRDefault="00786AF4">
      <w:pPr>
        <w:pStyle w:val="NRELBullet01"/>
        <w:pPrChange w:id="319" w:author="mmeshek" w:date="2017-09-26T08:34:00Z">
          <w:pPr>
            <w:pStyle w:val="Compact"/>
            <w:numPr>
              <w:numId w:val="3"/>
            </w:numPr>
            <w:tabs>
              <w:tab w:val="num" w:pos="0"/>
            </w:tabs>
            <w:ind w:left="480" w:hanging="480"/>
          </w:pPr>
        </w:pPrChange>
      </w:pPr>
      <w:r>
        <w:fldChar w:fldCharType="begin"/>
      </w:r>
      <w:r>
        <w:instrText xml:space="preserve"> HYPERLINK \l "AesdRecords.RequestSaveBookmark" \h </w:instrText>
      </w:r>
      <w:r>
        <w:fldChar w:fldCharType="separate"/>
      </w:r>
      <w:r w:rsidR="005942DF">
        <w:rPr>
          <w:rStyle w:val="Hyperlink"/>
        </w:rPr>
        <w:t>RequestSaveBookmark</w:t>
      </w:r>
      <w:r>
        <w:rPr>
          <w:rStyle w:val="Hyperlink"/>
        </w:rPr>
        <w:fldChar w:fldCharType="end"/>
      </w:r>
    </w:p>
    <w:p w14:paraId="04BAA7E0" w14:textId="77777777" w:rsidR="009F2112" w:rsidRDefault="00786AF4">
      <w:pPr>
        <w:pStyle w:val="NRELBullet01"/>
        <w:pPrChange w:id="320" w:author="mmeshek" w:date="2017-09-26T08:34:00Z">
          <w:pPr>
            <w:pStyle w:val="Compact"/>
            <w:numPr>
              <w:numId w:val="3"/>
            </w:numPr>
            <w:tabs>
              <w:tab w:val="num" w:pos="0"/>
            </w:tabs>
            <w:ind w:left="480" w:hanging="480"/>
          </w:pPr>
        </w:pPrChange>
      </w:pPr>
      <w:r>
        <w:fldChar w:fldCharType="begin"/>
      </w:r>
      <w:r>
        <w:instrText xml:space="preserve"> HYPERLINK \l "AesdRecords.RequestCancel" \h </w:instrText>
      </w:r>
      <w:r>
        <w:fldChar w:fldCharType="separate"/>
      </w:r>
      <w:r w:rsidR="005942DF">
        <w:rPr>
          <w:rStyle w:val="Hyperlink"/>
        </w:rPr>
        <w:t>RequestCancel</w:t>
      </w:r>
      <w:r>
        <w:rPr>
          <w:rStyle w:val="Hyperlink"/>
        </w:rPr>
        <w:fldChar w:fldCharType="end"/>
      </w:r>
    </w:p>
    <w:p w14:paraId="07C6FBFE" w14:textId="77777777" w:rsidR="009F2112" w:rsidRDefault="00786AF4">
      <w:pPr>
        <w:pStyle w:val="NRELBullet01"/>
        <w:pPrChange w:id="321" w:author="mmeshek" w:date="2017-09-26T08:34:00Z">
          <w:pPr>
            <w:pStyle w:val="Compact"/>
            <w:numPr>
              <w:numId w:val="3"/>
            </w:numPr>
            <w:tabs>
              <w:tab w:val="num" w:pos="0"/>
            </w:tabs>
            <w:ind w:left="480" w:hanging="480"/>
          </w:pPr>
        </w:pPrChange>
      </w:pPr>
      <w:r>
        <w:lastRenderedPageBreak/>
        <w:fldChar w:fldCharType="begin"/>
      </w:r>
      <w:r>
        <w:instrText xml:space="preserve"> HYPERLINK \l "AesdRecords.Response" \h </w:instrText>
      </w:r>
      <w:r>
        <w:fldChar w:fldCharType="separate"/>
      </w:r>
      <w:r w:rsidR="005942DF">
        <w:rPr>
          <w:rStyle w:val="Hyperlink"/>
        </w:rPr>
        <w:t>Response</w:t>
      </w:r>
      <w:r>
        <w:rPr>
          <w:rStyle w:val="Hyperlink"/>
        </w:rPr>
        <w:fldChar w:fldCharType="end"/>
      </w:r>
    </w:p>
    <w:p w14:paraId="77BDFAEA" w14:textId="77777777" w:rsidR="009F2112" w:rsidRDefault="005942DF">
      <w:pPr>
        <w:pStyle w:val="NRELHead03"/>
        <w:pPrChange w:id="322" w:author="mmeshek" w:date="2017-09-26T08:22:00Z">
          <w:pPr>
            <w:pStyle w:val="Heading3"/>
          </w:pPr>
        </w:pPrChange>
      </w:pPr>
      <w:bookmarkStart w:id="323" w:name="metadata"/>
      <w:bookmarkEnd w:id="323"/>
      <w:r>
        <w:t>Metadata</w:t>
      </w:r>
    </w:p>
    <w:p w14:paraId="4E4FD353" w14:textId="77777777" w:rsidR="009F2112" w:rsidRDefault="005942DF">
      <w:pPr>
        <w:pStyle w:val="NRELBodyText"/>
        <w:pPrChange w:id="324" w:author="mmeshek" w:date="2017-09-26T08:14:00Z">
          <w:pPr>
            <w:pStyle w:val="FirstParagraph"/>
          </w:pPr>
        </w:pPrChange>
      </w:pPr>
      <w:r>
        <w:t>Metadata messages describe data sources (“models”) and variables.</w:t>
      </w:r>
    </w:p>
    <w:p w14:paraId="676AFBC7" w14:textId="77777777" w:rsidR="009F2112" w:rsidRDefault="00786AF4">
      <w:pPr>
        <w:pStyle w:val="NRELBullet01"/>
        <w:pPrChange w:id="325" w:author="mmeshek" w:date="2017-09-26T08:34:00Z">
          <w:pPr>
            <w:pStyle w:val="Compact"/>
            <w:numPr>
              <w:numId w:val="4"/>
            </w:numPr>
            <w:tabs>
              <w:tab w:val="num" w:pos="0"/>
            </w:tabs>
            <w:ind w:left="480" w:hanging="480"/>
          </w:pPr>
        </w:pPrChange>
      </w:pPr>
      <w:r>
        <w:fldChar w:fldCharType="begin"/>
      </w:r>
      <w:r>
        <w:instrText xml:space="preserve"> HYPERLINK \l "AesdRecords.ModelMeta" \h </w:instrText>
      </w:r>
      <w:r>
        <w:fldChar w:fldCharType="separate"/>
      </w:r>
      <w:r w:rsidR="005942DF">
        <w:rPr>
          <w:rStyle w:val="Hyperlink"/>
        </w:rPr>
        <w:t>ModelMeta</w:t>
      </w:r>
      <w:r>
        <w:rPr>
          <w:rStyle w:val="Hyperlink"/>
        </w:rPr>
        <w:fldChar w:fldCharType="end"/>
      </w:r>
    </w:p>
    <w:p w14:paraId="0E49FF53" w14:textId="77777777" w:rsidR="009F2112" w:rsidRDefault="00786AF4">
      <w:pPr>
        <w:pStyle w:val="NRELBullet01"/>
        <w:pPrChange w:id="326" w:author="mmeshek" w:date="2017-09-26T08:34:00Z">
          <w:pPr>
            <w:pStyle w:val="Compact"/>
            <w:numPr>
              <w:numId w:val="4"/>
            </w:numPr>
            <w:tabs>
              <w:tab w:val="num" w:pos="0"/>
            </w:tabs>
            <w:ind w:left="480" w:hanging="480"/>
          </w:pPr>
        </w:pPrChange>
      </w:pPr>
      <w:r>
        <w:fldChar w:fldCharType="begin"/>
      </w:r>
      <w:r>
        <w:instrText xml:space="preserve"> HYPERLINK \l "AesdRecords.ModelMetaList" \h </w:instrText>
      </w:r>
      <w:r>
        <w:fldChar w:fldCharType="separate"/>
      </w:r>
      <w:r w:rsidR="005942DF">
        <w:rPr>
          <w:rStyle w:val="Hyperlink"/>
        </w:rPr>
        <w:t>ModelMetaList</w:t>
      </w:r>
      <w:r>
        <w:rPr>
          <w:rStyle w:val="Hyperlink"/>
        </w:rPr>
        <w:fldChar w:fldCharType="end"/>
      </w:r>
    </w:p>
    <w:p w14:paraId="47D4DA8F" w14:textId="77777777" w:rsidR="009F2112" w:rsidRDefault="00786AF4">
      <w:pPr>
        <w:pStyle w:val="NRELBullet01"/>
        <w:pPrChange w:id="327" w:author="mmeshek" w:date="2017-09-26T08:34:00Z">
          <w:pPr>
            <w:pStyle w:val="Compact"/>
            <w:numPr>
              <w:numId w:val="4"/>
            </w:numPr>
            <w:tabs>
              <w:tab w:val="num" w:pos="0"/>
            </w:tabs>
            <w:ind w:left="480" w:hanging="480"/>
          </w:pPr>
        </w:pPrChange>
      </w:pPr>
      <w:r>
        <w:fldChar w:fldCharType="begin"/>
      </w:r>
      <w:r>
        <w:instrText xml:space="preserve"> HYPERLINK \l "AesdRecords.DomainMeta" \h </w:instrText>
      </w:r>
      <w:r>
        <w:fldChar w:fldCharType="separate"/>
      </w:r>
      <w:r w:rsidR="005942DF">
        <w:rPr>
          <w:rStyle w:val="Hyperlink"/>
        </w:rPr>
        <w:t>DomainMeta</w:t>
      </w:r>
      <w:r>
        <w:rPr>
          <w:rStyle w:val="Hyperlink"/>
        </w:rPr>
        <w:fldChar w:fldCharType="end"/>
      </w:r>
    </w:p>
    <w:p w14:paraId="4BD17DC2" w14:textId="77777777" w:rsidR="009F2112" w:rsidRDefault="00786AF4">
      <w:pPr>
        <w:pStyle w:val="NRELBullet01"/>
        <w:pPrChange w:id="328" w:author="mmeshek" w:date="2017-09-26T08:34:00Z">
          <w:pPr>
            <w:pStyle w:val="Compact"/>
            <w:numPr>
              <w:numId w:val="4"/>
            </w:numPr>
            <w:tabs>
              <w:tab w:val="num" w:pos="0"/>
            </w:tabs>
            <w:ind w:left="480" w:hanging="480"/>
          </w:pPr>
        </w:pPrChange>
      </w:pPr>
      <w:r>
        <w:fldChar w:fldCharType="begin"/>
      </w:r>
      <w:r>
        <w:instrText xml:space="preserve"> HYPERLINK \l "AesdRecords.VarMeta" \h </w:instrText>
      </w:r>
      <w:r>
        <w:fldChar w:fldCharType="separate"/>
      </w:r>
      <w:r w:rsidR="005942DF">
        <w:rPr>
          <w:rStyle w:val="Hyperlink"/>
        </w:rPr>
        <w:t>VarMeta</w:t>
      </w:r>
      <w:r>
        <w:rPr>
          <w:rStyle w:val="Hyperlink"/>
        </w:rPr>
        <w:fldChar w:fldCharType="end"/>
      </w:r>
    </w:p>
    <w:p w14:paraId="3ED26533" w14:textId="77777777" w:rsidR="009F2112" w:rsidRDefault="00786AF4">
      <w:pPr>
        <w:pStyle w:val="NRELBullet01"/>
        <w:pPrChange w:id="329" w:author="mmeshek" w:date="2017-09-26T08:34:00Z">
          <w:pPr>
            <w:pStyle w:val="Compact"/>
            <w:numPr>
              <w:numId w:val="4"/>
            </w:numPr>
            <w:tabs>
              <w:tab w:val="num" w:pos="0"/>
            </w:tabs>
            <w:ind w:left="480" w:hanging="480"/>
          </w:pPr>
        </w:pPrChange>
      </w:pPr>
      <w:r>
        <w:fldChar w:fldCharType="begin"/>
      </w:r>
      <w:r>
        <w:instrText xml:space="preserve"> HYPERLINK \l "AesdRecords.VariableType" \h </w:instrText>
      </w:r>
      <w:r>
        <w:fldChar w:fldCharType="separate"/>
      </w:r>
      <w:r w:rsidR="005942DF">
        <w:rPr>
          <w:rStyle w:val="Hyperlink"/>
        </w:rPr>
        <w:t>VariableType</w:t>
      </w:r>
      <w:r>
        <w:rPr>
          <w:rStyle w:val="Hyperlink"/>
        </w:rPr>
        <w:fldChar w:fldCharType="end"/>
      </w:r>
    </w:p>
    <w:p w14:paraId="28813AAF" w14:textId="77777777" w:rsidR="009F2112" w:rsidRDefault="00786AF4">
      <w:pPr>
        <w:pStyle w:val="NRELBullet01"/>
        <w:pPrChange w:id="330" w:author="mmeshek" w:date="2017-09-26T08:34:00Z">
          <w:pPr>
            <w:pStyle w:val="Compact"/>
            <w:numPr>
              <w:numId w:val="4"/>
            </w:numPr>
            <w:tabs>
              <w:tab w:val="num" w:pos="0"/>
            </w:tabs>
            <w:ind w:left="480" w:hanging="480"/>
          </w:pPr>
        </w:pPrChange>
      </w:pPr>
      <w:r>
        <w:fldChar w:fldCharType="begin"/>
      </w:r>
      <w:r>
        <w:instrText xml:space="preserve"> HYPERLINK \l "AesdRecords.VarSet" \h </w:instrText>
      </w:r>
      <w:r>
        <w:fldChar w:fldCharType="separate"/>
      </w:r>
      <w:r w:rsidR="005942DF">
        <w:rPr>
          <w:rStyle w:val="Hyperlink"/>
        </w:rPr>
        <w:t>VarSet</w:t>
      </w:r>
      <w:r>
        <w:rPr>
          <w:rStyle w:val="Hyperlink"/>
        </w:rPr>
        <w:fldChar w:fldCharType="end"/>
      </w:r>
    </w:p>
    <w:p w14:paraId="00B5074C" w14:textId="77777777" w:rsidR="009F2112" w:rsidRDefault="00786AF4">
      <w:pPr>
        <w:pStyle w:val="NRELBullet01"/>
        <w:pPrChange w:id="331" w:author="mmeshek" w:date="2017-09-26T08:34:00Z">
          <w:pPr>
            <w:pStyle w:val="Compact"/>
            <w:numPr>
              <w:numId w:val="4"/>
            </w:numPr>
            <w:tabs>
              <w:tab w:val="num" w:pos="0"/>
            </w:tabs>
            <w:ind w:left="480" w:hanging="480"/>
          </w:pPr>
        </w:pPrChange>
      </w:pPr>
      <w:r>
        <w:fldChar w:fldCharType="begin"/>
      </w:r>
      <w:r>
        <w:instrText xml:space="preserve"> HYPERLINK \l "AesdRecords.VarInterval" \h </w:instrText>
      </w:r>
      <w:r>
        <w:fldChar w:fldCharType="separate"/>
      </w:r>
      <w:r w:rsidR="005942DF">
        <w:rPr>
          <w:rStyle w:val="Hyperlink"/>
        </w:rPr>
        <w:t>VarInterval</w:t>
      </w:r>
      <w:r>
        <w:rPr>
          <w:rStyle w:val="Hyperlink"/>
        </w:rPr>
        <w:fldChar w:fldCharType="end"/>
      </w:r>
    </w:p>
    <w:p w14:paraId="3BE5992B" w14:textId="77777777" w:rsidR="009F2112" w:rsidRDefault="005942DF">
      <w:pPr>
        <w:pStyle w:val="NRELHead03"/>
        <w:pPrChange w:id="332" w:author="mmeshek" w:date="2017-09-26T08:22:00Z">
          <w:pPr>
            <w:pStyle w:val="Heading3"/>
          </w:pPr>
        </w:pPrChange>
      </w:pPr>
      <w:bookmarkStart w:id="333" w:name="data-records"/>
      <w:bookmarkEnd w:id="333"/>
      <w:r>
        <w:t>Data Records</w:t>
      </w:r>
    </w:p>
    <w:p w14:paraId="7231E70D" w14:textId="77777777" w:rsidR="009F2112" w:rsidRDefault="005942DF">
      <w:pPr>
        <w:pStyle w:val="NRELBodyText"/>
        <w:pPrChange w:id="334" w:author="mmeshek" w:date="2017-09-26T08:14:00Z">
          <w:pPr>
            <w:pStyle w:val="FirstParagraph"/>
          </w:pPr>
        </w:pPrChange>
      </w:pPr>
      <w:r>
        <w:t xml:space="preserve">Data </w:t>
      </w:r>
      <w:del w:id="335" w:author="mmeshek" w:date="2017-09-26T08:55:00Z">
        <w:r w:rsidDel="00AD07D6">
          <w:delText>is</w:delText>
        </w:r>
      </w:del>
      <w:ins w:id="336" w:author="mmeshek" w:date="2017-09-26T08:55:00Z">
        <w:r w:rsidR="00AD07D6">
          <w:t>are</w:t>
        </w:r>
      </w:ins>
      <w:r>
        <w:t xml:space="preserve"> represented as either lists of records or tables of them.</w:t>
      </w:r>
    </w:p>
    <w:p w14:paraId="7F79E09E" w14:textId="77777777" w:rsidR="009F2112" w:rsidRDefault="00786AF4">
      <w:pPr>
        <w:pStyle w:val="NRELBullet01"/>
        <w:pPrChange w:id="337" w:author="mmeshek" w:date="2017-09-26T08:34:00Z">
          <w:pPr>
            <w:pStyle w:val="Compact"/>
            <w:numPr>
              <w:numId w:val="5"/>
            </w:numPr>
            <w:tabs>
              <w:tab w:val="num" w:pos="0"/>
            </w:tabs>
            <w:ind w:left="480" w:hanging="480"/>
          </w:pPr>
        </w:pPrChange>
      </w:pPr>
      <w:r>
        <w:fldChar w:fldCharType="begin"/>
      </w:r>
      <w:r>
        <w:instrText xml:space="preserve"> HYPERLINK \l "AesdRecords.Record" \h </w:instrText>
      </w:r>
      <w:r>
        <w:fldChar w:fldCharType="separate"/>
      </w:r>
      <w:r w:rsidR="005942DF">
        <w:rPr>
          <w:rStyle w:val="Hyperlink"/>
        </w:rPr>
        <w:t>Record</w:t>
      </w:r>
      <w:r>
        <w:rPr>
          <w:rStyle w:val="Hyperlink"/>
        </w:rPr>
        <w:fldChar w:fldCharType="end"/>
      </w:r>
    </w:p>
    <w:p w14:paraId="01AB1A31" w14:textId="77777777" w:rsidR="009F2112" w:rsidRDefault="00786AF4">
      <w:pPr>
        <w:pStyle w:val="NRELBullet01"/>
        <w:pPrChange w:id="338" w:author="mmeshek" w:date="2017-09-26T08:34:00Z">
          <w:pPr>
            <w:pStyle w:val="Compact"/>
            <w:numPr>
              <w:numId w:val="5"/>
            </w:numPr>
            <w:tabs>
              <w:tab w:val="num" w:pos="0"/>
            </w:tabs>
            <w:ind w:left="480" w:hanging="480"/>
          </w:pPr>
        </w:pPrChange>
      </w:pPr>
      <w:r>
        <w:fldChar w:fldCharType="begin"/>
      </w:r>
      <w:r>
        <w:instrText xml:space="preserve"> HYPERLINK \l "AesdRecords.VarValue" \h </w:instrText>
      </w:r>
      <w:r>
        <w:fldChar w:fldCharType="separate"/>
      </w:r>
      <w:r w:rsidR="005942DF">
        <w:rPr>
          <w:rStyle w:val="Hyperlink"/>
        </w:rPr>
        <w:t>VarValue</w:t>
      </w:r>
      <w:r>
        <w:rPr>
          <w:rStyle w:val="Hyperlink"/>
        </w:rPr>
        <w:fldChar w:fldCharType="end"/>
      </w:r>
    </w:p>
    <w:p w14:paraId="1C1888F8" w14:textId="77777777" w:rsidR="009F2112" w:rsidRDefault="00786AF4">
      <w:pPr>
        <w:pStyle w:val="NRELBullet01"/>
        <w:pPrChange w:id="339" w:author="mmeshek" w:date="2017-09-26T08:34:00Z">
          <w:pPr>
            <w:pStyle w:val="Compact"/>
            <w:numPr>
              <w:numId w:val="5"/>
            </w:numPr>
            <w:tabs>
              <w:tab w:val="num" w:pos="0"/>
            </w:tabs>
            <w:ind w:left="480" w:hanging="480"/>
          </w:pPr>
        </w:pPrChange>
      </w:pPr>
      <w:r>
        <w:fldChar w:fldCharType="begin"/>
      </w:r>
      <w:r>
        <w:instrText xml:space="preserve"> HYPERLINK \l "AesdRecords.Value" \h </w:instrText>
      </w:r>
      <w:r>
        <w:fldChar w:fldCharType="separate"/>
      </w:r>
      <w:r w:rsidR="005942DF">
        <w:rPr>
          <w:rStyle w:val="Hyperlink"/>
        </w:rPr>
        <w:t>Value</w:t>
      </w:r>
      <w:r>
        <w:rPr>
          <w:rStyle w:val="Hyperlink"/>
        </w:rPr>
        <w:fldChar w:fldCharType="end"/>
      </w:r>
    </w:p>
    <w:p w14:paraId="744B4A4A" w14:textId="77777777" w:rsidR="009F2112" w:rsidRDefault="00786AF4">
      <w:pPr>
        <w:pStyle w:val="NRELBullet01"/>
        <w:pPrChange w:id="340" w:author="mmeshek" w:date="2017-09-26T08:34:00Z">
          <w:pPr>
            <w:pStyle w:val="Compact"/>
            <w:numPr>
              <w:numId w:val="5"/>
            </w:numPr>
            <w:tabs>
              <w:tab w:val="num" w:pos="0"/>
            </w:tabs>
            <w:ind w:left="480" w:hanging="480"/>
          </w:pPr>
        </w:pPrChange>
      </w:pPr>
      <w:r>
        <w:fldChar w:fldCharType="begin"/>
      </w:r>
      <w:r>
        <w:instrText xml:space="preserve"> HYPERLINK \l "AesdRecords.RecordData" \h </w:instrText>
      </w:r>
      <w:r>
        <w:fldChar w:fldCharType="separate"/>
      </w:r>
      <w:r w:rsidR="005942DF">
        <w:rPr>
          <w:rStyle w:val="Hyperlink"/>
        </w:rPr>
        <w:t>RecordData</w:t>
      </w:r>
      <w:r>
        <w:rPr>
          <w:rStyle w:val="Hyperlink"/>
        </w:rPr>
        <w:fldChar w:fldCharType="end"/>
      </w:r>
    </w:p>
    <w:p w14:paraId="076DF292" w14:textId="77777777" w:rsidR="009F2112" w:rsidRDefault="00786AF4">
      <w:pPr>
        <w:pStyle w:val="NRELBullet01"/>
        <w:pPrChange w:id="341" w:author="mmeshek" w:date="2017-09-26T08:34:00Z">
          <w:pPr>
            <w:pStyle w:val="Compact"/>
            <w:numPr>
              <w:numId w:val="5"/>
            </w:numPr>
            <w:tabs>
              <w:tab w:val="num" w:pos="0"/>
            </w:tabs>
            <w:ind w:left="480" w:hanging="480"/>
          </w:pPr>
        </w:pPrChange>
      </w:pPr>
      <w:r>
        <w:fldChar w:fldCharType="begin"/>
      </w:r>
      <w:r>
        <w:instrText xml:space="preserve"> HYPERLINK \l "AesdRecords.RecordList" \h </w:instrText>
      </w:r>
      <w:r>
        <w:fldChar w:fldCharType="separate"/>
      </w:r>
      <w:r w:rsidR="005942DF">
        <w:rPr>
          <w:rStyle w:val="Hyperlink"/>
        </w:rPr>
        <w:t>RecordList</w:t>
      </w:r>
      <w:r>
        <w:rPr>
          <w:rStyle w:val="Hyperlink"/>
        </w:rPr>
        <w:fldChar w:fldCharType="end"/>
      </w:r>
    </w:p>
    <w:p w14:paraId="1FFF7DEB" w14:textId="77777777" w:rsidR="009F2112" w:rsidRDefault="00786AF4">
      <w:pPr>
        <w:pStyle w:val="NRELBullet01"/>
        <w:pPrChange w:id="342" w:author="mmeshek" w:date="2017-09-26T08:34:00Z">
          <w:pPr>
            <w:pStyle w:val="Compact"/>
            <w:numPr>
              <w:numId w:val="5"/>
            </w:numPr>
            <w:tabs>
              <w:tab w:val="num" w:pos="0"/>
            </w:tabs>
            <w:ind w:left="480" w:hanging="480"/>
          </w:pPr>
        </w:pPrChange>
      </w:pPr>
      <w:r>
        <w:fldChar w:fldCharType="begin"/>
      </w:r>
      <w:r>
        <w:instrText xml:space="preserve"> HYPERLINK \l "AesdRecords.RecordTable" \h </w:instrText>
      </w:r>
      <w:r>
        <w:fldChar w:fldCharType="separate"/>
      </w:r>
      <w:r w:rsidR="005942DF">
        <w:rPr>
          <w:rStyle w:val="Hyperlink"/>
        </w:rPr>
        <w:t>RecordTable</w:t>
      </w:r>
      <w:r>
        <w:rPr>
          <w:rStyle w:val="Hyperlink"/>
        </w:rPr>
        <w:fldChar w:fldCharType="end"/>
      </w:r>
    </w:p>
    <w:p w14:paraId="278E60A9" w14:textId="77777777" w:rsidR="009F2112" w:rsidRDefault="005942DF">
      <w:pPr>
        <w:pStyle w:val="NRELHead03"/>
        <w:pPrChange w:id="343" w:author="mmeshek" w:date="2017-09-26T08:22:00Z">
          <w:pPr>
            <w:pStyle w:val="Heading3"/>
          </w:pPr>
        </w:pPrChange>
      </w:pPr>
      <w:bookmarkStart w:id="344" w:name="filtering-1"/>
      <w:bookmarkEnd w:id="344"/>
      <w:r>
        <w:t>Filtering</w:t>
      </w:r>
    </w:p>
    <w:p w14:paraId="1C1F0764" w14:textId="77777777" w:rsidR="009F2112" w:rsidRDefault="005942DF">
      <w:pPr>
        <w:pStyle w:val="NRELBodyText"/>
        <w:pPrChange w:id="345" w:author="mmeshek" w:date="2017-09-26T08:14:00Z">
          <w:pPr>
            <w:pStyle w:val="FirstParagraph"/>
          </w:pPr>
        </w:pPrChange>
      </w:pPr>
      <w:r>
        <w:t xml:space="preserve">Records can be filtered by logical operations </w:t>
      </w:r>
      <w:commentRangeStart w:id="346"/>
      <w:commentRangeStart w:id="347"/>
      <w:r>
        <w:t xml:space="preserve">on conditions </w:t>
      </w:r>
      <w:del w:id="348" w:author="Bush, Brian" w:date="2017-10-24T11:53:00Z">
        <w:r w:rsidDel="00C715C0">
          <w:delText xml:space="preserve">on </w:delText>
        </w:r>
      </w:del>
      <w:commentRangeEnd w:id="346"/>
      <w:commentRangeEnd w:id="347"/>
      <w:ins w:id="349" w:author="Bush, Brian" w:date="2017-10-24T11:53:00Z">
        <w:r w:rsidR="00C715C0">
          <w:t xml:space="preserve">for </w:t>
        </w:r>
      </w:ins>
      <w:r w:rsidR="00D23412">
        <w:rPr>
          <w:rStyle w:val="CommentReference"/>
          <w:rFonts w:asciiTheme="minorHAnsi" w:eastAsiaTheme="minorHAnsi" w:hAnsiTheme="minorHAnsi" w:cstheme="minorBidi"/>
          <w:color w:val="auto"/>
        </w:rPr>
        <w:commentReference w:id="346"/>
      </w:r>
      <w:r w:rsidR="00C715C0">
        <w:rPr>
          <w:rStyle w:val="CommentReference"/>
          <w:rFonts w:asciiTheme="minorHAnsi" w:eastAsiaTheme="minorHAnsi" w:hAnsiTheme="minorHAnsi" w:cstheme="minorBidi"/>
          <w:color w:val="auto"/>
        </w:rPr>
        <w:commentReference w:id="347"/>
      </w:r>
      <w:r>
        <w:t>values of variables in the records.</w:t>
      </w:r>
    </w:p>
    <w:p w14:paraId="6D6B528E" w14:textId="77777777" w:rsidR="009F2112" w:rsidRDefault="00786AF4">
      <w:pPr>
        <w:pStyle w:val="NRELBullet01"/>
        <w:pPrChange w:id="350" w:author="mmeshek" w:date="2017-09-26T08:34:00Z">
          <w:pPr>
            <w:pStyle w:val="Compact"/>
            <w:numPr>
              <w:numId w:val="6"/>
            </w:numPr>
            <w:tabs>
              <w:tab w:val="num" w:pos="0"/>
            </w:tabs>
            <w:ind w:left="480" w:hanging="480"/>
          </w:pPr>
        </w:pPrChange>
      </w:pPr>
      <w:r>
        <w:fldChar w:fldCharType="begin"/>
      </w:r>
      <w:r>
        <w:instrText xml:space="preserve"> HYPERLINK \l "AesdRecords.FilterExpression" \h </w:instrText>
      </w:r>
      <w:r>
        <w:fldChar w:fldCharType="separate"/>
      </w:r>
      <w:r w:rsidR="005942DF">
        <w:rPr>
          <w:rStyle w:val="Hyperlink"/>
        </w:rPr>
        <w:t>FilterExpression</w:t>
      </w:r>
      <w:r>
        <w:rPr>
          <w:rStyle w:val="Hyperlink"/>
        </w:rPr>
        <w:fldChar w:fldCharType="end"/>
      </w:r>
    </w:p>
    <w:p w14:paraId="494AF983" w14:textId="77777777" w:rsidR="009F2112" w:rsidRDefault="00786AF4">
      <w:pPr>
        <w:pStyle w:val="NRELBullet01"/>
        <w:pPrChange w:id="351" w:author="mmeshek" w:date="2017-09-26T08:34:00Z">
          <w:pPr>
            <w:pStyle w:val="Compact"/>
            <w:numPr>
              <w:numId w:val="6"/>
            </w:numPr>
            <w:tabs>
              <w:tab w:val="num" w:pos="0"/>
            </w:tabs>
            <w:ind w:left="480" w:hanging="480"/>
          </w:pPr>
        </w:pPrChange>
      </w:pPr>
      <w:r>
        <w:fldChar w:fldCharType="begin"/>
      </w:r>
      <w:r>
        <w:instrText xml:space="preserve"> HYPERLINK \l "AesdRecords.FilterNot" \h </w:instrText>
      </w:r>
      <w:r>
        <w:fldChar w:fldCharType="separate"/>
      </w:r>
      <w:r w:rsidR="005942DF">
        <w:rPr>
          <w:rStyle w:val="Hyperlink"/>
        </w:rPr>
        <w:t>FilterNot</w:t>
      </w:r>
      <w:r>
        <w:rPr>
          <w:rStyle w:val="Hyperlink"/>
        </w:rPr>
        <w:fldChar w:fldCharType="end"/>
      </w:r>
    </w:p>
    <w:p w14:paraId="5C52EE08" w14:textId="77777777" w:rsidR="009F2112" w:rsidRDefault="00786AF4">
      <w:pPr>
        <w:pStyle w:val="NRELBullet01"/>
        <w:pPrChange w:id="352" w:author="mmeshek" w:date="2017-09-26T08:34:00Z">
          <w:pPr>
            <w:pStyle w:val="Compact"/>
            <w:numPr>
              <w:numId w:val="6"/>
            </w:numPr>
            <w:tabs>
              <w:tab w:val="num" w:pos="0"/>
            </w:tabs>
            <w:ind w:left="480" w:hanging="480"/>
          </w:pPr>
        </w:pPrChange>
      </w:pPr>
      <w:r>
        <w:fldChar w:fldCharType="begin"/>
      </w:r>
      <w:r>
        <w:instrText xml:space="preserve"> HYPERLINK \l "AesdRecords.FilterIntersection" \h </w:instrText>
      </w:r>
      <w:r>
        <w:fldChar w:fldCharType="separate"/>
      </w:r>
      <w:r w:rsidR="005942DF">
        <w:rPr>
          <w:rStyle w:val="Hyperlink"/>
        </w:rPr>
        <w:t>FilterIntersection</w:t>
      </w:r>
      <w:r>
        <w:rPr>
          <w:rStyle w:val="Hyperlink"/>
        </w:rPr>
        <w:fldChar w:fldCharType="end"/>
      </w:r>
    </w:p>
    <w:p w14:paraId="748281C5" w14:textId="77777777" w:rsidR="009F2112" w:rsidRDefault="00786AF4">
      <w:pPr>
        <w:pStyle w:val="NRELBullet01"/>
        <w:pPrChange w:id="353" w:author="mmeshek" w:date="2017-09-26T08:34:00Z">
          <w:pPr>
            <w:pStyle w:val="Compact"/>
            <w:numPr>
              <w:numId w:val="6"/>
            </w:numPr>
            <w:tabs>
              <w:tab w:val="num" w:pos="0"/>
            </w:tabs>
            <w:ind w:left="480" w:hanging="480"/>
          </w:pPr>
        </w:pPrChange>
      </w:pPr>
      <w:r>
        <w:fldChar w:fldCharType="begin"/>
      </w:r>
      <w:r>
        <w:instrText xml:space="preserve"> HYPERLINK \l "AesdRecords.FilterUnion" \h </w:instrText>
      </w:r>
      <w:r>
        <w:fldChar w:fldCharType="separate"/>
      </w:r>
      <w:r w:rsidR="005942DF">
        <w:rPr>
          <w:rStyle w:val="Hyperlink"/>
        </w:rPr>
        <w:t>FilterUnion</w:t>
      </w:r>
      <w:r>
        <w:rPr>
          <w:rStyle w:val="Hyperlink"/>
        </w:rPr>
        <w:fldChar w:fldCharType="end"/>
      </w:r>
    </w:p>
    <w:p w14:paraId="4DB94CBD" w14:textId="77777777" w:rsidR="009F2112" w:rsidRDefault="00786AF4">
      <w:pPr>
        <w:pStyle w:val="NRELBullet01"/>
        <w:pPrChange w:id="354" w:author="mmeshek" w:date="2017-09-26T08:34:00Z">
          <w:pPr>
            <w:pStyle w:val="Compact"/>
            <w:numPr>
              <w:numId w:val="6"/>
            </w:numPr>
            <w:tabs>
              <w:tab w:val="num" w:pos="0"/>
            </w:tabs>
            <w:ind w:left="480" w:hanging="480"/>
          </w:pPr>
        </w:pPrChange>
      </w:pPr>
      <w:r>
        <w:fldChar w:fldCharType="begin"/>
      </w:r>
      <w:r>
        <w:instrText xml:space="preserve"> HYPERLINK \l "AesdRecords.DomainMeta" \h </w:instrText>
      </w:r>
      <w:r>
        <w:fldChar w:fldCharType="separate"/>
      </w:r>
      <w:r w:rsidR="005942DF">
        <w:rPr>
          <w:rStyle w:val="Hyperlink"/>
        </w:rPr>
        <w:t>DomainMeta</w:t>
      </w:r>
      <w:r>
        <w:rPr>
          <w:rStyle w:val="Hyperlink"/>
        </w:rPr>
        <w:fldChar w:fldCharType="end"/>
      </w:r>
    </w:p>
    <w:p w14:paraId="58C1D755" w14:textId="77777777" w:rsidR="009F2112" w:rsidRDefault="005942DF">
      <w:pPr>
        <w:pStyle w:val="NRELHead03"/>
        <w:pPrChange w:id="355" w:author="mmeshek" w:date="2017-09-26T08:22:00Z">
          <w:pPr>
            <w:pStyle w:val="Heading3"/>
          </w:pPr>
        </w:pPrChange>
      </w:pPr>
      <w:bookmarkStart w:id="356" w:name="bookmarks-1"/>
      <w:bookmarkEnd w:id="356"/>
      <w:r>
        <w:t>Bookmarks</w:t>
      </w:r>
    </w:p>
    <w:p w14:paraId="1F6ECE91" w14:textId="77777777" w:rsidR="009F2112" w:rsidRDefault="005942DF">
      <w:pPr>
        <w:pStyle w:val="NRELBodyText"/>
        <w:pPrChange w:id="357" w:author="mmeshek" w:date="2017-09-26T08:14:00Z">
          <w:pPr>
            <w:pStyle w:val="FirstParagraph"/>
          </w:pPr>
        </w:pPrChange>
      </w:pPr>
      <w:r>
        <w:t xml:space="preserve">Bookmarks record particular sets or records or conditions </w:t>
      </w:r>
      <w:commentRangeStart w:id="358"/>
      <w:commentRangeStart w:id="359"/>
      <w:del w:id="360" w:author="Bush, Brian" w:date="2017-10-24T11:54:00Z">
        <w:r w:rsidDel="00C715C0">
          <w:delText>on</w:delText>
        </w:r>
      </w:del>
      <w:commentRangeEnd w:id="358"/>
      <w:commentRangeEnd w:id="359"/>
      <w:ins w:id="361" w:author="Bush, Brian" w:date="2017-10-24T11:54:00Z">
        <w:r w:rsidR="00C715C0">
          <w:t>for</w:t>
        </w:r>
      </w:ins>
      <w:r w:rsidR="00D23412">
        <w:rPr>
          <w:rStyle w:val="CommentReference"/>
          <w:rFonts w:asciiTheme="minorHAnsi" w:eastAsiaTheme="minorHAnsi" w:hAnsiTheme="minorHAnsi" w:cstheme="minorBidi"/>
          <w:color w:val="auto"/>
        </w:rPr>
        <w:commentReference w:id="358"/>
      </w:r>
      <w:r w:rsidR="00C715C0">
        <w:rPr>
          <w:rStyle w:val="CommentReference"/>
          <w:rFonts w:asciiTheme="minorHAnsi" w:eastAsiaTheme="minorHAnsi" w:hAnsiTheme="minorHAnsi" w:cstheme="minorBidi"/>
          <w:color w:val="auto"/>
        </w:rPr>
        <w:commentReference w:id="359"/>
      </w:r>
      <w:r>
        <w:t xml:space="preserve"> record data.</w:t>
      </w:r>
    </w:p>
    <w:p w14:paraId="78F75FB9" w14:textId="77777777" w:rsidR="009F2112" w:rsidRDefault="00786AF4">
      <w:pPr>
        <w:pStyle w:val="NRELBullet01"/>
        <w:pPrChange w:id="362" w:author="mmeshek" w:date="2017-09-26T08:34:00Z">
          <w:pPr>
            <w:pStyle w:val="Compact"/>
            <w:numPr>
              <w:numId w:val="7"/>
            </w:numPr>
            <w:tabs>
              <w:tab w:val="num" w:pos="0"/>
            </w:tabs>
            <w:ind w:left="480" w:hanging="480"/>
          </w:pPr>
        </w:pPrChange>
      </w:pPr>
      <w:r>
        <w:fldChar w:fldCharType="begin"/>
      </w:r>
      <w:r>
        <w:instrText xml:space="preserve"> HYPERLINK \l "AesdRecords.BookmarkMeta" \h </w:instrText>
      </w:r>
      <w:r>
        <w:fldChar w:fldCharType="separate"/>
      </w:r>
      <w:r w:rsidR="005942DF">
        <w:rPr>
          <w:rStyle w:val="Hyperlink"/>
        </w:rPr>
        <w:t>BookmarkMeta</w:t>
      </w:r>
      <w:r>
        <w:rPr>
          <w:rStyle w:val="Hyperlink"/>
        </w:rPr>
        <w:fldChar w:fldCharType="end"/>
      </w:r>
    </w:p>
    <w:p w14:paraId="45202E3F" w14:textId="77777777" w:rsidR="009F2112" w:rsidRDefault="00786AF4">
      <w:pPr>
        <w:pStyle w:val="NRELBullet01"/>
        <w:pPrChange w:id="363" w:author="mmeshek" w:date="2017-09-26T08:34:00Z">
          <w:pPr>
            <w:pStyle w:val="Compact"/>
            <w:numPr>
              <w:numId w:val="7"/>
            </w:numPr>
            <w:tabs>
              <w:tab w:val="num" w:pos="0"/>
            </w:tabs>
            <w:ind w:left="480" w:hanging="480"/>
          </w:pPr>
        </w:pPrChange>
      </w:pPr>
      <w:r>
        <w:fldChar w:fldCharType="begin"/>
      </w:r>
      <w:r>
        <w:instrText xml:space="preserve"> HYPERLINK \l "AesdRecords.BookmarkMetaList" \h </w:instrText>
      </w:r>
      <w:r>
        <w:fldChar w:fldCharType="separate"/>
      </w:r>
      <w:r w:rsidR="005942DF">
        <w:rPr>
          <w:rStyle w:val="Hyperlink"/>
        </w:rPr>
        <w:t>BookmarkMetaList</w:t>
      </w:r>
      <w:r>
        <w:rPr>
          <w:rStyle w:val="Hyperlink"/>
        </w:rPr>
        <w:fldChar w:fldCharType="end"/>
      </w:r>
    </w:p>
    <w:p w14:paraId="7E9B1268" w14:textId="77777777" w:rsidR="009F2112" w:rsidRDefault="00786AF4">
      <w:pPr>
        <w:pStyle w:val="NRELBullet01"/>
        <w:pPrChange w:id="364" w:author="mmeshek" w:date="2017-09-26T08:34:00Z">
          <w:pPr>
            <w:pStyle w:val="Compact"/>
            <w:numPr>
              <w:numId w:val="7"/>
            </w:numPr>
            <w:tabs>
              <w:tab w:val="num" w:pos="0"/>
            </w:tabs>
            <w:ind w:left="480" w:hanging="480"/>
          </w:pPr>
        </w:pPrChange>
      </w:pPr>
      <w:r>
        <w:fldChar w:fldCharType="begin"/>
      </w:r>
      <w:r>
        <w:instrText xml:space="preserve"> HYPERLINK \l "AesdRecords.BookmarkIntervalContent" \h </w:instrText>
      </w:r>
      <w:r>
        <w:fldChar w:fldCharType="separate"/>
      </w:r>
      <w:r w:rsidR="005942DF">
        <w:rPr>
          <w:rStyle w:val="Hyperlink"/>
        </w:rPr>
        <w:t>BookmarkIntervalContent</w:t>
      </w:r>
      <w:r>
        <w:rPr>
          <w:rStyle w:val="Hyperlink"/>
        </w:rPr>
        <w:fldChar w:fldCharType="end"/>
      </w:r>
    </w:p>
    <w:p w14:paraId="1E1E12B9" w14:textId="77777777" w:rsidR="009F2112" w:rsidRDefault="00786AF4">
      <w:pPr>
        <w:pStyle w:val="NRELBullet01"/>
        <w:pPrChange w:id="365" w:author="mmeshek" w:date="2017-09-26T08:34:00Z">
          <w:pPr>
            <w:pStyle w:val="Compact"/>
            <w:numPr>
              <w:numId w:val="7"/>
            </w:numPr>
            <w:tabs>
              <w:tab w:val="num" w:pos="0"/>
            </w:tabs>
            <w:ind w:left="480" w:hanging="480"/>
          </w:pPr>
        </w:pPrChange>
      </w:pPr>
      <w:r>
        <w:lastRenderedPageBreak/>
        <w:fldChar w:fldCharType="begin"/>
      </w:r>
      <w:r>
        <w:instrText xml:space="preserve"> HYPERLINK \l "AesdRecords.BookmarkSetContent" \h </w:instrText>
      </w:r>
      <w:r>
        <w:fldChar w:fldCharType="separate"/>
      </w:r>
      <w:r w:rsidR="005942DF">
        <w:rPr>
          <w:rStyle w:val="Hyperlink"/>
        </w:rPr>
        <w:t>BookmarkSetContent</w:t>
      </w:r>
      <w:r>
        <w:rPr>
          <w:rStyle w:val="Hyperlink"/>
        </w:rPr>
        <w:fldChar w:fldCharType="end"/>
      </w:r>
    </w:p>
    <w:p w14:paraId="02C10F43" w14:textId="77777777" w:rsidR="009F2112" w:rsidRDefault="005942DF">
      <w:pPr>
        <w:pStyle w:val="NRELHead03"/>
        <w:pPrChange w:id="366" w:author="mmeshek" w:date="2017-09-26T08:22:00Z">
          <w:pPr>
            <w:pStyle w:val="Heading3"/>
          </w:pPr>
        </w:pPrChange>
      </w:pPr>
      <w:bookmarkStart w:id="367" w:name="miscellaneous"/>
      <w:bookmarkEnd w:id="367"/>
      <w:r>
        <w:t>Miscellaneous</w:t>
      </w:r>
    </w:p>
    <w:p w14:paraId="43733ED4" w14:textId="77777777" w:rsidR="009F2112" w:rsidRDefault="005942DF">
      <w:pPr>
        <w:pStyle w:val="NRELBodyText"/>
        <w:pPrChange w:id="368" w:author="mmeshek" w:date="2017-09-26T08:14:00Z">
          <w:pPr>
            <w:pStyle w:val="FirstParagraph"/>
          </w:pPr>
        </w:pPrChange>
      </w:pPr>
      <w:r>
        <w:t>The following messages wrap data types for the content of records.</w:t>
      </w:r>
    </w:p>
    <w:p w14:paraId="373E1B6B" w14:textId="77777777" w:rsidR="009F2112" w:rsidRDefault="00786AF4">
      <w:pPr>
        <w:pStyle w:val="NRELBullet01"/>
        <w:pPrChange w:id="369" w:author="mmeshek" w:date="2017-09-26T08:34:00Z">
          <w:pPr>
            <w:pStyle w:val="Compact"/>
            <w:numPr>
              <w:numId w:val="8"/>
            </w:numPr>
            <w:tabs>
              <w:tab w:val="num" w:pos="0"/>
            </w:tabs>
            <w:ind w:left="480" w:hanging="480"/>
          </w:pPr>
        </w:pPrChange>
      </w:pPr>
      <w:r>
        <w:fldChar w:fldCharType="begin"/>
      </w:r>
      <w:r>
        <w:instrText xml:space="preserve"> HYPERLINK \l "AesdRecords.DoubleList" \h </w:instrText>
      </w:r>
      <w:r>
        <w:fldChar w:fldCharType="separate"/>
      </w:r>
      <w:r w:rsidR="005942DF">
        <w:rPr>
          <w:rStyle w:val="Hyperlink"/>
        </w:rPr>
        <w:t>DoubleList</w:t>
      </w:r>
      <w:r>
        <w:rPr>
          <w:rStyle w:val="Hyperlink"/>
        </w:rPr>
        <w:fldChar w:fldCharType="end"/>
      </w:r>
    </w:p>
    <w:p w14:paraId="64AE9E87" w14:textId="77777777" w:rsidR="009F2112" w:rsidRDefault="00786AF4">
      <w:pPr>
        <w:pStyle w:val="NRELBullet01"/>
        <w:pPrChange w:id="370" w:author="mmeshek" w:date="2017-09-26T08:34:00Z">
          <w:pPr>
            <w:pStyle w:val="Compact"/>
            <w:numPr>
              <w:numId w:val="8"/>
            </w:numPr>
            <w:tabs>
              <w:tab w:val="num" w:pos="0"/>
            </w:tabs>
            <w:ind w:left="480" w:hanging="480"/>
          </w:pPr>
        </w:pPrChange>
      </w:pPr>
      <w:r>
        <w:fldChar w:fldCharType="begin"/>
      </w:r>
      <w:r>
        <w:instrText xml:space="preserve"> HYPERLINK \l "AesdRecords.IntegerList" \h </w:instrText>
      </w:r>
      <w:r>
        <w:fldChar w:fldCharType="separate"/>
      </w:r>
      <w:r w:rsidR="005942DF">
        <w:rPr>
          <w:rStyle w:val="Hyperlink"/>
        </w:rPr>
        <w:t>IntegerList</w:t>
      </w:r>
      <w:r>
        <w:rPr>
          <w:rStyle w:val="Hyperlink"/>
        </w:rPr>
        <w:fldChar w:fldCharType="end"/>
      </w:r>
    </w:p>
    <w:p w14:paraId="1A0485E6" w14:textId="77777777" w:rsidR="009F2112" w:rsidRDefault="00786AF4">
      <w:pPr>
        <w:pStyle w:val="NRELBullet01"/>
        <w:pPrChange w:id="371" w:author="mmeshek" w:date="2017-09-26T08:34:00Z">
          <w:pPr>
            <w:pStyle w:val="Compact"/>
            <w:numPr>
              <w:numId w:val="8"/>
            </w:numPr>
            <w:tabs>
              <w:tab w:val="num" w:pos="0"/>
            </w:tabs>
            <w:ind w:left="480" w:hanging="480"/>
          </w:pPr>
        </w:pPrChange>
      </w:pPr>
      <w:r>
        <w:fldChar w:fldCharType="begin"/>
      </w:r>
      <w:r>
        <w:instrText xml:space="preserve"> HYPERLINK \l "AesdRecords.StringList" \h </w:instrText>
      </w:r>
      <w:r>
        <w:fldChar w:fldCharType="separate"/>
      </w:r>
      <w:r w:rsidR="005942DF">
        <w:rPr>
          <w:rStyle w:val="Hyperlink"/>
        </w:rPr>
        <w:t>StringList</w:t>
      </w:r>
      <w:r>
        <w:rPr>
          <w:rStyle w:val="Hyperlink"/>
        </w:rPr>
        <w:fldChar w:fldCharType="end"/>
      </w:r>
    </w:p>
    <w:p w14:paraId="3A918EC3" w14:textId="77777777" w:rsidR="009F2112" w:rsidRDefault="00786AF4">
      <w:pPr>
        <w:pStyle w:val="NRELBullet01"/>
        <w:pPrChange w:id="372" w:author="mmeshek" w:date="2017-09-26T08:34:00Z">
          <w:pPr>
            <w:pStyle w:val="Compact"/>
            <w:numPr>
              <w:numId w:val="8"/>
            </w:numPr>
            <w:tabs>
              <w:tab w:val="num" w:pos="0"/>
            </w:tabs>
            <w:ind w:left="480" w:hanging="480"/>
          </w:pPr>
        </w:pPrChange>
      </w:pPr>
      <w:r>
        <w:fldChar w:fldCharType="begin"/>
      </w:r>
      <w:r>
        <w:instrText xml:space="preserve"> HYPERLINK \l "AesdRecords.OptionalInt32" \h </w:instrText>
      </w:r>
      <w:r>
        <w:fldChar w:fldCharType="separate"/>
      </w:r>
      <w:r w:rsidR="005942DF">
        <w:rPr>
          <w:rStyle w:val="Hyperlink"/>
        </w:rPr>
        <w:t>OptionalInt32</w:t>
      </w:r>
      <w:r>
        <w:rPr>
          <w:rStyle w:val="Hyperlink"/>
        </w:rPr>
        <w:fldChar w:fldCharType="end"/>
      </w:r>
    </w:p>
    <w:p w14:paraId="7D1EB03E" w14:textId="77777777" w:rsidR="009F2112" w:rsidRDefault="00786AF4">
      <w:pPr>
        <w:pStyle w:val="NRELBullet01"/>
        <w:pPrChange w:id="373" w:author="mmeshek" w:date="2017-09-26T08:34:00Z">
          <w:pPr>
            <w:pStyle w:val="Compact"/>
            <w:numPr>
              <w:numId w:val="8"/>
            </w:numPr>
            <w:tabs>
              <w:tab w:val="num" w:pos="0"/>
            </w:tabs>
            <w:ind w:left="480" w:hanging="480"/>
          </w:pPr>
        </w:pPrChange>
      </w:pPr>
      <w:r>
        <w:fldChar w:fldCharType="begin"/>
      </w:r>
      <w:r>
        <w:instrText xml:space="preserve"> HYPERLINK \l "AesdRecords.OptionalUInt32" \h </w:instrText>
      </w:r>
      <w:r>
        <w:fldChar w:fldCharType="separate"/>
      </w:r>
      <w:r w:rsidR="005942DF">
        <w:rPr>
          <w:rStyle w:val="Hyperlink"/>
        </w:rPr>
        <w:t>OptionalUInt32</w:t>
      </w:r>
      <w:r>
        <w:rPr>
          <w:rStyle w:val="Hyperlink"/>
        </w:rPr>
        <w:fldChar w:fldCharType="end"/>
      </w:r>
    </w:p>
    <w:p w14:paraId="1D5C3FD3" w14:textId="77777777" w:rsidR="009F2112" w:rsidRDefault="00786AF4">
      <w:pPr>
        <w:pStyle w:val="NRELBullet01"/>
        <w:pPrChange w:id="374" w:author="mmeshek" w:date="2017-09-26T08:34:00Z">
          <w:pPr>
            <w:pStyle w:val="Compact"/>
            <w:numPr>
              <w:numId w:val="8"/>
            </w:numPr>
            <w:tabs>
              <w:tab w:val="num" w:pos="0"/>
            </w:tabs>
            <w:ind w:left="480" w:hanging="480"/>
          </w:pPr>
        </w:pPrChange>
      </w:pPr>
      <w:r>
        <w:fldChar w:fldCharType="begin"/>
      </w:r>
      <w:r>
        <w:instrText xml:space="preserve"> HYPERLINK \l "AesdRecords.OptionalString" \h </w:instrText>
      </w:r>
      <w:r>
        <w:fldChar w:fldCharType="separate"/>
      </w:r>
      <w:r w:rsidR="005942DF">
        <w:rPr>
          <w:rStyle w:val="Hyperlink"/>
        </w:rPr>
        <w:t>OptionalString</w:t>
      </w:r>
      <w:r>
        <w:rPr>
          <w:rStyle w:val="Hyperlink"/>
        </w:rPr>
        <w:fldChar w:fldCharType="end"/>
      </w:r>
    </w:p>
    <w:p w14:paraId="77093A85" w14:textId="77777777" w:rsidR="009F2112" w:rsidRDefault="005942DF">
      <w:pPr>
        <w:pStyle w:val="NRELHead02"/>
        <w:pPrChange w:id="375" w:author="mmeshek" w:date="2017-09-26T08:22:00Z">
          <w:pPr>
            <w:pStyle w:val="Heading2"/>
          </w:pPr>
        </w:pPrChange>
      </w:pPr>
      <w:bookmarkStart w:id="376" w:name="general-conventions"/>
      <w:bookmarkStart w:id="377" w:name="_Toc492447374"/>
      <w:bookmarkStart w:id="378" w:name="_Toc494178814"/>
      <w:bookmarkEnd w:id="376"/>
      <w:r>
        <w:t xml:space="preserve">General </w:t>
      </w:r>
      <w:del w:id="379" w:author="mmeshek" w:date="2017-09-26T08:14:00Z">
        <w:r w:rsidDel="00786AF4">
          <w:delText>c</w:delText>
        </w:r>
      </w:del>
      <w:ins w:id="380" w:author="mmeshek" w:date="2017-09-26T08:14:00Z">
        <w:r w:rsidR="00786AF4">
          <w:t>C</w:t>
        </w:r>
      </w:ins>
      <w:r>
        <w:t>onventions</w:t>
      </w:r>
      <w:bookmarkEnd w:id="377"/>
      <w:bookmarkEnd w:id="378"/>
    </w:p>
    <w:p w14:paraId="3816FB59" w14:textId="77777777" w:rsidR="009F2112" w:rsidRDefault="005942DF">
      <w:pPr>
        <w:pStyle w:val="NRELBodyText"/>
        <w:pPrChange w:id="381" w:author="mmeshek" w:date="2017-09-26T08:14:00Z">
          <w:pPr>
            <w:pStyle w:val="FirstParagraph"/>
          </w:pPr>
        </w:pPrChange>
      </w:pPr>
      <w:r>
        <w:t xml:space="preserve">All fields are technically optional in ProtoBuf 3, but some fields may be required in each message type in order for the message to be semantically valid. In the following specifications for the messages, fields are annotated as </w:t>
      </w:r>
      <w:r>
        <w:rPr>
          <w:i/>
        </w:rPr>
        <w:t>semantically required</w:t>
      </w:r>
      <w:r>
        <w:t xml:space="preserve"> or </w:t>
      </w:r>
      <w:r>
        <w:rPr>
          <w:i/>
        </w:rPr>
        <w:t>semantically optional</w:t>
      </w:r>
      <w:r>
        <w:t xml:space="preserve">. Also, the specification notes when field in the </w:t>
      </w:r>
      <w:r w:rsidR="00786AF4">
        <w:fldChar w:fldCharType="begin"/>
      </w:r>
      <w:r w:rsidR="00786AF4">
        <w:instrText xml:space="preserve"> HYPERLINK "https://developers.google.com/protocol-buffers/docs/proto3" \l "oneof" \h </w:instrText>
      </w:r>
      <w:r w:rsidR="00786AF4">
        <w:fldChar w:fldCharType="separate"/>
      </w:r>
      <w:r>
        <w:rPr>
          <w:rStyle w:val="Hyperlink"/>
        </w:rPr>
        <w:t>protobuf oneof construct</w:t>
      </w:r>
      <w:r w:rsidR="00786AF4">
        <w:rPr>
          <w:rStyle w:val="Hyperlink"/>
        </w:rPr>
        <w:fldChar w:fldCharType="end"/>
      </w:r>
      <w:r>
        <w:t xml:space="preserve"> are required or mutually exclusive.</w:t>
      </w:r>
    </w:p>
    <w:p w14:paraId="64B5690F" w14:textId="77777777" w:rsidR="009F2112" w:rsidRDefault="005942DF">
      <w:pPr>
        <w:pStyle w:val="NRELBodyText"/>
        <w:pPrChange w:id="382" w:author="mmeshek" w:date="2017-09-26T08:14:00Z">
          <w:pPr>
            <w:pStyle w:val="BodyText"/>
          </w:pPr>
        </w:pPrChange>
      </w:pPr>
      <w:r>
        <w:t xml:space="preserve">Furthermore, one cannot determine whether an optional value has been set </w:t>
      </w:r>
      <w:del w:id="383" w:author="mmeshek" w:date="2017-10-18T15:56:00Z">
        <w:r w:rsidDel="00D23412">
          <w:delText xml:space="preserve">or not </w:delText>
        </w:r>
      </w:del>
      <w:r>
        <w:t>if it is just a value, as</w:t>
      </w:r>
      <w:del w:id="384" w:author="mmeshek" w:date="2017-10-18T15:57:00Z">
        <w:r w:rsidDel="00D23412">
          <w:delText xml:space="preserve"> </w:delText>
        </w:r>
      </w:del>
      <w:ins w:id="385" w:author="mmeshek" w:date="2017-10-18T15:57:00Z">
        <w:r w:rsidR="00D23412">
          <w:t> </w:t>
        </w:r>
      </w:ins>
      <w:r>
        <w:t xml:space="preserve">opposed to a message. That is not true for fields that are messages, where the absence of the field truly indicates </w:t>
      </w:r>
      <w:del w:id="386" w:author="mmeshek" w:date="2017-10-18T15:56:00Z">
        <w:r w:rsidDel="00D23412">
          <w:delText xml:space="preserve">that </w:delText>
        </w:r>
      </w:del>
      <w:r>
        <w:t>the value is absent</w:t>
      </w:r>
      <w:del w:id="387" w:author="mmeshek" w:date="2017-10-18T15:56:00Z">
        <w:r w:rsidDel="00D23412">
          <w:delText>,</w:delText>
        </w:r>
      </w:del>
      <w:ins w:id="388" w:author="mmeshek" w:date="2017-10-18T15:56:00Z">
        <w:r w:rsidR="00D23412">
          <w:t xml:space="preserve"> and is</w:t>
        </w:r>
      </w:ins>
      <w:r>
        <w:t xml:space="preserve"> not just a default or unset value. The message </w:t>
      </w:r>
      <w:r>
        <w:rPr>
          <w:rStyle w:val="VerbatimChar"/>
        </w:rPr>
        <w:t>OptionalString</w:t>
      </w:r>
      <w:r>
        <w:t>, for example, is used in th</w:t>
      </w:r>
      <w:del w:id="389" w:author="mmeshek" w:date="2017-10-18T15:56:00Z">
        <w:r w:rsidDel="00D23412">
          <w:delText>is</w:delText>
        </w:r>
      </w:del>
      <w:ins w:id="390" w:author="mmeshek" w:date="2017-10-18T15:56:00Z">
        <w:r w:rsidR="00D23412">
          <w:t>e</w:t>
        </w:r>
      </w:ins>
      <w:r>
        <w:t xml:space="preserve"> API to indicate whether a character string value is</w:t>
      </w:r>
      <w:del w:id="391" w:author="mmeshek" w:date="2017-10-18T15:57:00Z">
        <w:r w:rsidDel="00D23412">
          <w:delText xml:space="preserve"> </w:delText>
        </w:r>
      </w:del>
      <w:ins w:id="392" w:author="mmeshek" w:date="2017-10-18T15:57:00Z">
        <w:r w:rsidR="00D23412">
          <w:t> </w:t>
        </w:r>
      </w:ins>
      <w:r>
        <w:t xml:space="preserve">truly present. Thus </w:t>
      </w:r>
      <w:r w:rsidR="00786AF4">
        <w:fldChar w:fldCharType="begin"/>
      </w:r>
      <w:r w:rsidR="00786AF4">
        <w:instrText xml:space="preserve"> HYPERLINK \l "AesdRecords.RequestModelsMeta" \h </w:instrText>
      </w:r>
      <w:r w:rsidR="00786AF4">
        <w:fldChar w:fldCharType="separate"/>
      </w:r>
      <w:r>
        <w:rPr>
          <w:rStyle w:val="Hyperlink"/>
        </w:rPr>
        <w:t>RequestModelsMeta</w:t>
      </w:r>
      <w:r w:rsidR="00786AF4">
        <w:rPr>
          <w:rStyle w:val="Hyperlink"/>
        </w:rPr>
        <w:fldChar w:fldCharType="end"/>
      </w:r>
      <w:r>
        <w:t xml:space="preserve"> has a </w:t>
      </w:r>
      <w:r>
        <w:rPr>
          <w:rStyle w:val="VerbatimChar"/>
        </w:rPr>
        <w:t>model_id</w:t>
      </w:r>
      <w:r>
        <w:t xml:space="preserve"> field that indicates whether the request is for all models, when the field has not been set, or for a specific one, when the field has</w:t>
      </w:r>
      <w:del w:id="393" w:author="mmeshek" w:date="2017-10-18T15:57:00Z">
        <w:r w:rsidDel="00D23412">
          <w:delText xml:space="preserve"> </w:delText>
        </w:r>
      </w:del>
      <w:ins w:id="394" w:author="mmeshek" w:date="2017-10-18T15:57:00Z">
        <w:r w:rsidR="00D23412">
          <w:t> </w:t>
        </w:r>
      </w:ins>
      <w:r>
        <w:t>been set.</w:t>
      </w:r>
    </w:p>
    <w:p w14:paraId="1E8C5B96" w14:textId="77777777" w:rsidR="009F2112" w:rsidRDefault="005942DF">
      <w:pPr>
        <w:pStyle w:val="NRELBodyText"/>
        <w:pPrChange w:id="395" w:author="mmeshek" w:date="2017-09-26T08:14:00Z">
          <w:pPr>
            <w:pStyle w:val="BodyText"/>
          </w:pPr>
        </w:pPrChange>
      </w:pPr>
      <w:r>
        <w:t xml:space="preserve">Throughout this specification, the following types are used for identifiers: * </w:t>
      </w:r>
      <w:r>
        <w:rPr>
          <w:rStyle w:val="VerbatimChar"/>
        </w:rPr>
        <w:t>var_id</w:t>
      </w:r>
      <w:r>
        <w:t xml:space="preserve"> is </w:t>
      </w:r>
      <w:r w:rsidR="00786AF4">
        <w:fldChar w:fldCharType="begin"/>
      </w:r>
      <w:r w:rsidR="00786AF4">
        <w:instrText xml:space="preserve"> HYPERLINK \l "int32" \h </w:instrText>
      </w:r>
      <w:r w:rsidR="00786AF4">
        <w:fldChar w:fldCharType="separate"/>
      </w:r>
      <w:r>
        <w:rPr>
          <w:rStyle w:val="Hyperlink"/>
        </w:rPr>
        <w:t>int32</w:t>
      </w:r>
      <w:r w:rsidR="00786AF4">
        <w:rPr>
          <w:rStyle w:val="Hyperlink"/>
        </w:rPr>
        <w:fldChar w:fldCharType="end"/>
      </w:r>
      <w:r>
        <w:t xml:space="preserve"> * </w:t>
      </w:r>
      <w:r>
        <w:rPr>
          <w:rStyle w:val="VerbatimChar"/>
        </w:rPr>
        <w:t>model_id</w:t>
      </w:r>
      <w:r>
        <w:t xml:space="preserve"> is </w:t>
      </w:r>
      <w:r w:rsidR="00786AF4">
        <w:fldChar w:fldCharType="begin"/>
      </w:r>
      <w:r w:rsidR="00786AF4">
        <w:instrText xml:space="preserve"> HYPERLINK \l "string" \h </w:instrText>
      </w:r>
      <w:r w:rsidR="00786AF4">
        <w:fldChar w:fldCharType="separate"/>
      </w:r>
      <w:r>
        <w:rPr>
          <w:rStyle w:val="Hyperlink"/>
        </w:rPr>
        <w:t>string</w:t>
      </w:r>
      <w:r w:rsidR="00786AF4">
        <w:rPr>
          <w:rStyle w:val="Hyperlink"/>
        </w:rPr>
        <w:fldChar w:fldCharType="end"/>
      </w:r>
      <w:r>
        <w:t xml:space="preserve"> * </w:t>
      </w:r>
      <w:r>
        <w:rPr>
          <w:rStyle w:val="VerbatimChar"/>
        </w:rPr>
        <w:t>record_id</w:t>
      </w:r>
      <w:r>
        <w:t xml:space="preserve"> is </w:t>
      </w:r>
      <w:r w:rsidR="00786AF4">
        <w:fldChar w:fldCharType="begin"/>
      </w:r>
      <w:r w:rsidR="00786AF4">
        <w:instrText xml:space="preserve"> HYPERLINK \l "int64" \h </w:instrText>
      </w:r>
      <w:r w:rsidR="00786AF4">
        <w:fldChar w:fldCharType="separate"/>
      </w:r>
      <w:r>
        <w:rPr>
          <w:rStyle w:val="Hyperlink"/>
        </w:rPr>
        <w:t>int64</w:t>
      </w:r>
      <w:r w:rsidR="00786AF4">
        <w:rPr>
          <w:rStyle w:val="Hyperlink"/>
        </w:rPr>
        <w:fldChar w:fldCharType="end"/>
      </w:r>
    </w:p>
    <w:p w14:paraId="09A25BFE" w14:textId="77777777" w:rsidR="009F2112" w:rsidRDefault="005942DF">
      <w:pPr>
        <w:pStyle w:val="NRELBodyText"/>
        <w:pPrChange w:id="396" w:author="mmeshek" w:date="2017-09-26T08:14:00Z">
          <w:pPr>
            <w:pStyle w:val="BodyText"/>
          </w:pPr>
        </w:pPrChange>
      </w:pPr>
      <w:r>
        <w:t xml:space="preserve">This specification conforms to </w:t>
      </w:r>
      <w:r w:rsidR="00786AF4">
        <w:fldChar w:fldCharType="begin"/>
      </w:r>
      <w:r w:rsidR="00786AF4">
        <w:instrText xml:space="preserve"> HYPERLINK "https://developers.google.com/protocol-buffers/docs/proto3" \h </w:instrText>
      </w:r>
      <w:r w:rsidR="00786AF4">
        <w:fldChar w:fldCharType="separate"/>
      </w:r>
      <w:r>
        <w:rPr>
          <w:rStyle w:val="Hyperlink"/>
        </w:rPr>
        <w:t xml:space="preserve">Protocol Buffers </w:t>
      </w:r>
      <w:del w:id="397" w:author="mmeshek" w:date="2017-10-18T15:51:00Z">
        <w:r w:rsidDel="00660BC9">
          <w:rPr>
            <w:rStyle w:val="Hyperlink"/>
          </w:rPr>
          <w:delText>v</w:delText>
        </w:r>
      </w:del>
      <w:ins w:id="398" w:author="mmeshek" w:date="2017-10-18T15:51:00Z">
        <w:r w:rsidR="00660BC9">
          <w:rPr>
            <w:rStyle w:val="Hyperlink"/>
          </w:rPr>
          <w:t>V</w:t>
        </w:r>
      </w:ins>
      <w:r>
        <w:rPr>
          <w:rStyle w:val="Hyperlink"/>
        </w:rPr>
        <w:t>ersion 3</w:t>
      </w:r>
      <w:r w:rsidR="00786AF4">
        <w:rPr>
          <w:rStyle w:val="Hyperlink"/>
        </w:rPr>
        <w:fldChar w:fldCharType="end"/>
      </w:r>
      <w:r>
        <w:t>.</w:t>
      </w:r>
    </w:p>
    <w:p w14:paraId="34AFD23A" w14:textId="77777777" w:rsidR="009F2112" w:rsidRDefault="005942DF">
      <w:pPr>
        <w:pStyle w:val="NRELHead02"/>
        <w:pPrChange w:id="399" w:author="mmeshek" w:date="2017-09-26T08:22:00Z">
          <w:pPr>
            <w:pStyle w:val="Heading2"/>
          </w:pPr>
        </w:pPrChange>
      </w:pPr>
      <w:bookmarkStart w:id="400" w:name="messages"/>
      <w:bookmarkStart w:id="401" w:name="_Toc492447375"/>
      <w:bookmarkStart w:id="402" w:name="_Toc494178815"/>
      <w:bookmarkEnd w:id="400"/>
      <w:r>
        <w:t>Messages</w:t>
      </w:r>
      <w:bookmarkEnd w:id="401"/>
      <w:bookmarkEnd w:id="402"/>
    </w:p>
    <w:p w14:paraId="5820C253" w14:textId="77777777" w:rsidR="009F2112" w:rsidRDefault="005942DF">
      <w:pPr>
        <w:pStyle w:val="NRELHead03"/>
        <w:pPrChange w:id="403" w:author="mmeshek" w:date="2017-09-26T08:22:00Z">
          <w:pPr>
            <w:pStyle w:val="Heading3"/>
          </w:pPr>
        </w:pPrChange>
      </w:pPr>
      <w:bookmarkStart w:id="404" w:name="AesdRecords.BookmarkIntervalContent"/>
      <w:bookmarkEnd w:id="404"/>
      <w:r>
        <w:t>BookmarkIntervalContent</w:t>
      </w:r>
    </w:p>
    <w:p w14:paraId="7BCBE063" w14:textId="77777777" w:rsidR="009F2112" w:rsidRDefault="005942DF">
      <w:pPr>
        <w:pStyle w:val="NRELBodyText"/>
        <w:pPrChange w:id="405" w:author="mmeshek" w:date="2017-09-26T08:14:00Z">
          <w:pPr>
            <w:pStyle w:val="FirstParagraph"/>
          </w:pPr>
        </w:pPrChange>
      </w:pPr>
      <w:r>
        <w:t xml:space="preserve">A range of </w:t>
      </w:r>
      <w:r w:rsidR="00786AF4">
        <w:fldChar w:fldCharType="begin"/>
      </w:r>
      <w:r w:rsidR="00786AF4">
        <w:instrText xml:space="preserve"> HYPERLINK \l "AesdRecords.Record" \h </w:instrText>
      </w:r>
      <w:r w:rsidR="00786AF4">
        <w:fldChar w:fldCharType="separate"/>
      </w:r>
      <w:r>
        <w:rPr>
          <w:rStyle w:val="Hyperlink"/>
        </w:rPr>
        <w:t>record identifiers</w:t>
      </w:r>
      <w:r w:rsidR="00786AF4">
        <w:rPr>
          <w:rStyle w:val="Hyperlink"/>
        </w:rPr>
        <w:fldChar w:fldCharType="end"/>
      </w:r>
      <w:r>
        <w:t xml:space="preserve"> can specify the content of a </w:t>
      </w:r>
      <w:r w:rsidR="00786AF4">
        <w:fldChar w:fldCharType="begin"/>
      </w:r>
      <w:r w:rsidR="00786AF4">
        <w:instrText xml:space="preserve"> HYPERLINK \l "AesdRecords.BookmarkMeta" \h </w:instrText>
      </w:r>
      <w:r w:rsidR="00786AF4">
        <w:fldChar w:fldCharType="separate"/>
      </w:r>
      <w:r>
        <w:rPr>
          <w:rStyle w:val="Hyperlink"/>
        </w:rPr>
        <w:t>bookmark</w:t>
      </w:r>
      <w:r w:rsidR="00786AF4">
        <w:rPr>
          <w:rStyle w:val="Hyperlink"/>
        </w:rPr>
        <w:fldChar w:fldCharType="end"/>
      </w:r>
      <w:r>
        <w:t xml:space="preserve">. Bookmark interval content provides a convenient means to bookmark a contiguous selection of records in a </w:t>
      </w:r>
      <w:r w:rsidR="00786AF4">
        <w:fldChar w:fldCharType="begin"/>
      </w:r>
      <w:r w:rsidR="00786AF4">
        <w:instrText xml:space="preserve"> HYPERLINK \l "AesdRecords.ModelMeta" \h </w:instrText>
      </w:r>
      <w:r w:rsidR="00786AF4">
        <w:fldChar w:fldCharType="separate"/>
      </w:r>
      <w:r>
        <w:rPr>
          <w:rStyle w:val="Hyperlink"/>
        </w:rPr>
        <w:t>model</w:t>
      </w:r>
      <w:r w:rsidR="00786AF4">
        <w:rPr>
          <w:rStyle w:val="Hyperlink"/>
        </w:rPr>
        <w:fldChar w:fldCharType="end"/>
      </w:r>
      <w:r>
        <w:t>.</w:t>
      </w:r>
    </w:p>
    <w:p w14:paraId="576C27EE" w14:textId="77777777" w:rsidR="009F2112" w:rsidRDefault="005942DF">
      <w:pPr>
        <w:pStyle w:val="NRELBodyText"/>
        <w:pPrChange w:id="406" w:author="mmeshek" w:date="2017-09-26T08:14:00Z">
          <w:pPr>
            <w:pStyle w:val="BodyText"/>
          </w:pPr>
        </w:pPrChange>
      </w:pPr>
      <w:r>
        <w:t>Both fields in this message are optional:</w:t>
      </w:r>
    </w:p>
    <w:p w14:paraId="6B44B9F0" w14:textId="77777777" w:rsidR="009F2112" w:rsidRDefault="005942DF">
      <w:pPr>
        <w:pStyle w:val="NRELBullet01"/>
        <w:pPrChange w:id="407" w:author="mmeshek" w:date="2017-09-26T08:15:00Z">
          <w:pPr>
            <w:pStyle w:val="Compact"/>
            <w:numPr>
              <w:numId w:val="9"/>
            </w:numPr>
            <w:tabs>
              <w:tab w:val="num" w:pos="0"/>
            </w:tabs>
            <w:ind w:left="480" w:hanging="480"/>
          </w:pPr>
        </w:pPrChange>
      </w:pPr>
      <w:r>
        <w:t xml:space="preserve">If neither field is present, </w:t>
      </w:r>
      <w:del w:id="408" w:author="mmeshek" w:date="2017-10-18T13:15:00Z">
        <w:r w:rsidDel="006938A5">
          <w:delText xml:space="preserve">then </w:delText>
        </w:r>
      </w:del>
      <w:r>
        <w:t>the bookmark interval designates all records in the model.</w:t>
      </w:r>
    </w:p>
    <w:p w14:paraId="469E1C48" w14:textId="77777777" w:rsidR="009F2112" w:rsidRDefault="005942DF">
      <w:pPr>
        <w:pStyle w:val="NRELBullet01"/>
        <w:pPrChange w:id="409" w:author="mmeshek" w:date="2017-09-26T08:15:00Z">
          <w:pPr>
            <w:pStyle w:val="Compact"/>
            <w:numPr>
              <w:numId w:val="9"/>
            </w:numPr>
            <w:tabs>
              <w:tab w:val="num" w:pos="0"/>
            </w:tabs>
            <w:ind w:left="480" w:hanging="480"/>
          </w:pPr>
        </w:pPrChange>
      </w:pPr>
      <w:r>
        <w:t xml:space="preserve">If only </w:t>
      </w:r>
      <w:r>
        <w:rPr>
          <w:rStyle w:val="VerbatimChar"/>
        </w:rPr>
        <w:t>first_record</w:t>
      </w:r>
      <w:ins w:id="410" w:author="mmeshek" w:date="2017-09-26T09:09:00Z">
        <w:r w:rsidR="004043B4">
          <w:rPr>
            <w:rStyle w:val="VerbatimChar"/>
          </w:rPr>
          <w:t xml:space="preserve"> </w:t>
        </w:r>
      </w:ins>
      <w:r>
        <w:t xml:space="preserve">is present, </w:t>
      </w:r>
      <w:del w:id="411" w:author="mmeshek" w:date="2017-10-18T13:15:00Z">
        <w:r w:rsidDel="006938A5">
          <w:delText xml:space="preserve">then </w:delText>
        </w:r>
      </w:del>
      <w:r>
        <w:t>the bookmark interval designates all records starting from that record identifier.</w:t>
      </w:r>
    </w:p>
    <w:p w14:paraId="3AAFC5CE" w14:textId="77777777" w:rsidR="009F2112" w:rsidRDefault="005942DF">
      <w:pPr>
        <w:pStyle w:val="NRELBullet01"/>
        <w:pPrChange w:id="412" w:author="mmeshek" w:date="2017-09-26T08:15:00Z">
          <w:pPr>
            <w:pStyle w:val="Compact"/>
            <w:numPr>
              <w:numId w:val="9"/>
            </w:numPr>
            <w:tabs>
              <w:tab w:val="num" w:pos="0"/>
            </w:tabs>
            <w:ind w:left="480" w:hanging="480"/>
          </w:pPr>
        </w:pPrChange>
      </w:pPr>
      <w:r>
        <w:lastRenderedPageBreak/>
        <w:t xml:space="preserve">If only </w:t>
      </w:r>
      <w:r>
        <w:rPr>
          <w:rStyle w:val="VerbatimChar"/>
        </w:rPr>
        <w:t>last_record</w:t>
      </w:r>
      <w:r>
        <w:t xml:space="preserve"> is present, </w:t>
      </w:r>
      <w:del w:id="413" w:author="mmeshek" w:date="2017-10-18T13:15:00Z">
        <w:r w:rsidDel="006938A5">
          <w:delText xml:space="preserve">then </w:delText>
        </w:r>
      </w:del>
      <w:r>
        <w:t>the bookmark interval designates all records ending at that</w:t>
      </w:r>
      <w:del w:id="414" w:author="mmeshek" w:date="2017-10-18T15:58:00Z">
        <w:r w:rsidDel="00D23412">
          <w:delText xml:space="preserve"> </w:delText>
        </w:r>
      </w:del>
      <w:ins w:id="415" w:author="mmeshek" w:date="2017-10-18T15:58:00Z">
        <w:r w:rsidR="00D23412">
          <w:t> </w:t>
        </w:r>
      </w:ins>
      <w:r>
        <w:t>record identifier. For a dynamic model, such a bookmark interval includes all “future” records.</w:t>
      </w:r>
    </w:p>
    <w:p w14:paraId="04444CE7" w14:textId="77777777" w:rsidR="009F2112" w:rsidRDefault="005942DF">
      <w:pPr>
        <w:pStyle w:val="NRELBullet01"/>
        <w:pPrChange w:id="416" w:author="mmeshek" w:date="2017-09-26T08:15:00Z">
          <w:pPr>
            <w:pStyle w:val="Compact"/>
            <w:numPr>
              <w:numId w:val="9"/>
            </w:numPr>
            <w:tabs>
              <w:tab w:val="num" w:pos="0"/>
            </w:tabs>
            <w:ind w:left="480" w:hanging="480"/>
          </w:pPr>
        </w:pPrChange>
      </w:pPr>
      <w:r>
        <w:t xml:space="preserve">If both fields are present, </w:t>
      </w:r>
      <w:del w:id="417" w:author="mmeshek" w:date="2017-10-18T13:15:00Z">
        <w:r w:rsidDel="006938A5">
          <w:delText xml:space="preserve">then </w:delText>
        </w:r>
      </w:del>
      <w:r>
        <w:t>the bookmark interval designates all records between the two identifiers, inclusive</w:t>
      </w:r>
      <w:ins w:id="418" w:author="mmeshek" w:date="2017-10-18T15:59:00Z">
        <w:r w:rsidR="00D23412">
          <w:t>ly</w:t>
        </w:r>
      </w:ins>
      <w:r>
        <w:t>.</w:t>
      </w:r>
    </w:p>
    <w:tbl>
      <w:tblPr>
        <w:tblW w:w="0" w:type="pct"/>
        <w:tblLook w:val="07E0" w:firstRow="1" w:lastRow="1" w:firstColumn="1" w:lastColumn="1" w:noHBand="1" w:noVBand="1"/>
        <w:tblPrChange w:id="419" w:author="mmeshek" w:date="2017-09-26T08:17:00Z">
          <w:tblPr>
            <w:tblW w:w="0" w:type="pct"/>
            <w:tblLook w:val="07E0" w:firstRow="1" w:lastRow="1" w:firstColumn="1" w:lastColumn="1" w:noHBand="1" w:noVBand="1"/>
          </w:tblPr>
        </w:tblPrChange>
      </w:tblPr>
      <w:tblGrid>
        <w:gridCol w:w="2032"/>
        <w:gridCol w:w="683"/>
        <w:gridCol w:w="917"/>
        <w:gridCol w:w="5944"/>
        <w:tblGridChange w:id="420">
          <w:tblGrid>
            <w:gridCol w:w="1217"/>
            <w:gridCol w:w="683"/>
            <w:gridCol w:w="917"/>
            <w:gridCol w:w="6319"/>
          </w:tblGrid>
        </w:tblGridChange>
      </w:tblGrid>
      <w:tr w:rsidR="009F2112" w14:paraId="20755304" w14:textId="77777777" w:rsidTr="00786AF4">
        <w:trPr>
          <w:tblHeader/>
        </w:trPr>
        <w:tc>
          <w:tcPr>
            <w:tcW w:w="0" w:type="auto"/>
            <w:tcBorders>
              <w:top w:val="single" w:sz="4" w:space="0" w:color="auto"/>
              <w:bottom w:val="single" w:sz="2" w:space="0" w:color="auto"/>
            </w:tcBorders>
            <w:vAlign w:val="bottom"/>
            <w:tcPrChange w:id="421" w:author="mmeshek" w:date="2017-09-26T08:17:00Z">
              <w:tcPr>
                <w:tcW w:w="0" w:type="auto"/>
                <w:tcBorders>
                  <w:bottom w:val="single" w:sz="0" w:space="0" w:color="auto"/>
                </w:tcBorders>
                <w:vAlign w:val="bottom"/>
              </w:tcPr>
            </w:tcPrChange>
          </w:tcPr>
          <w:p w14:paraId="4B46DDF5" w14:textId="77777777" w:rsidR="009F2112" w:rsidRDefault="005942DF">
            <w:pPr>
              <w:pStyle w:val="NRELTableHeader"/>
              <w:pPrChange w:id="422" w:author="mmeshek" w:date="2017-09-26T08:15:00Z">
                <w:pPr>
                  <w:pStyle w:val="Compact"/>
                </w:pPr>
              </w:pPrChange>
            </w:pPr>
            <w:commentRangeStart w:id="423"/>
            <w:commentRangeStart w:id="424"/>
            <w:r>
              <w:t>Field</w:t>
            </w:r>
            <w:commentRangeEnd w:id="423"/>
            <w:r w:rsidR="00227D64">
              <w:rPr>
                <w:rStyle w:val="CommentReference"/>
                <w:rFonts w:asciiTheme="minorHAnsi" w:eastAsiaTheme="minorHAnsi" w:hAnsiTheme="minorHAnsi" w:cstheme="minorBidi"/>
                <w:b w:val="0"/>
                <w:bCs w:val="0"/>
                <w:color w:val="auto"/>
              </w:rPr>
              <w:commentReference w:id="423"/>
            </w:r>
            <w:commentRangeEnd w:id="424"/>
            <w:r w:rsidR="00C715C0">
              <w:rPr>
                <w:rStyle w:val="CommentReference"/>
                <w:rFonts w:asciiTheme="minorHAnsi" w:eastAsiaTheme="minorHAnsi" w:hAnsiTheme="minorHAnsi" w:cstheme="minorBidi"/>
                <w:b w:val="0"/>
                <w:bCs w:val="0"/>
                <w:color w:val="auto"/>
              </w:rPr>
              <w:commentReference w:id="424"/>
            </w:r>
          </w:p>
        </w:tc>
        <w:tc>
          <w:tcPr>
            <w:tcW w:w="0" w:type="auto"/>
            <w:tcBorders>
              <w:top w:val="single" w:sz="4" w:space="0" w:color="auto"/>
              <w:bottom w:val="single" w:sz="2" w:space="0" w:color="auto"/>
            </w:tcBorders>
            <w:vAlign w:val="bottom"/>
            <w:tcPrChange w:id="425" w:author="mmeshek" w:date="2017-09-26T08:17:00Z">
              <w:tcPr>
                <w:tcW w:w="0" w:type="auto"/>
                <w:tcBorders>
                  <w:bottom w:val="single" w:sz="0" w:space="0" w:color="auto"/>
                </w:tcBorders>
                <w:vAlign w:val="bottom"/>
              </w:tcPr>
            </w:tcPrChange>
          </w:tcPr>
          <w:p w14:paraId="78BDE800" w14:textId="77777777" w:rsidR="009F2112" w:rsidRDefault="005942DF">
            <w:pPr>
              <w:pStyle w:val="NRELTableHeader"/>
              <w:pPrChange w:id="426" w:author="mmeshek" w:date="2017-09-26T08:15:00Z">
                <w:pPr>
                  <w:pStyle w:val="Compact"/>
                </w:pPr>
              </w:pPrChange>
            </w:pPr>
            <w:r>
              <w:t>Type</w:t>
            </w:r>
          </w:p>
        </w:tc>
        <w:tc>
          <w:tcPr>
            <w:tcW w:w="0" w:type="auto"/>
            <w:tcBorders>
              <w:top w:val="single" w:sz="4" w:space="0" w:color="auto"/>
              <w:bottom w:val="single" w:sz="2" w:space="0" w:color="auto"/>
            </w:tcBorders>
            <w:vAlign w:val="bottom"/>
            <w:tcPrChange w:id="427" w:author="mmeshek" w:date="2017-09-26T08:17:00Z">
              <w:tcPr>
                <w:tcW w:w="0" w:type="auto"/>
                <w:tcBorders>
                  <w:bottom w:val="single" w:sz="0" w:space="0" w:color="auto"/>
                </w:tcBorders>
                <w:vAlign w:val="bottom"/>
              </w:tcPr>
            </w:tcPrChange>
          </w:tcPr>
          <w:p w14:paraId="287A4CB3" w14:textId="77777777" w:rsidR="009F2112" w:rsidRDefault="005942DF">
            <w:pPr>
              <w:pStyle w:val="NRELTableHeader"/>
              <w:pPrChange w:id="428" w:author="mmeshek" w:date="2017-09-26T08:15:00Z">
                <w:pPr>
                  <w:pStyle w:val="Compact"/>
                </w:pPr>
              </w:pPrChange>
            </w:pPr>
            <w:r>
              <w:t>Label</w:t>
            </w:r>
          </w:p>
        </w:tc>
        <w:tc>
          <w:tcPr>
            <w:tcW w:w="0" w:type="auto"/>
            <w:tcBorders>
              <w:top w:val="single" w:sz="4" w:space="0" w:color="auto"/>
              <w:bottom w:val="single" w:sz="2" w:space="0" w:color="auto"/>
            </w:tcBorders>
            <w:vAlign w:val="bottom"/>
            <w:tcPrChange w:id="429" w:author="mmeshek" w:date="2017-09-26T08:17:00Z">
              <w:tcPr>
                <w:tcW w:w="0" w:type="auto"/>
                <w:tcBorders>
                  <w:bottom w:val="single" w:sz="0" w:space="0" w:color="auto"/>
                </w:tcBorders>
                <w:vAlign w:val="bottom"/>
              </w:tcPr>
            </w:tcPrChange>
          </w:tcPr>
          <w:p w14:paraId="76DD3CE0" w14:textId="77777777" w:rsidR="009F2112" w:rsidRDefault="005942DF">
            <w:pPr>
              <w:pStyle w:val="NRELTableHeader"/>
              <w:pPrChange w:id="430" w:author="mmeshek" w:date="2017-09-26T08:15:00Z">
                <w:pPr>
                  <w:pStyle w:val="Compact"/>
                </w:pPr>
              </w:pPrChange>
            </w:pPr>
            <w:r>
              <w:t>Description</w:t>
            </w:r>
          </w:p>
        </w:tc>
      </w:tr>
      <w:tr w:rsidR="009F2112" w14:paraId="7645FBD1" w14:textId="77777777" w:rsidTr="00786AF4">
        <w:tc>
          <w:tcPr>
            <w:tcW w:w="0" w:type="auto"/>
            <w:tcBorders>
              <w:top w:val="single" w:sz="2" w:space="0" w:color="auto"/>
            </w:tcBorders>
            <w:tcPrChange w:id="431" w:author="mmeshek" w:date="2017-09-26T08:17:00Z">
              <w:tcPr>
                <w:tcW w:w="0" w:type="auto"/>
              </w:tcPr>
            </w:tcPrChange>
          </w:tcPr>
          <w:p w14:paraId="4FFE7AD2" w14:textId="77777777" w:rsidR="009F2112" w:rsidRDefault="005942DF">
            <w:pPr>
              <w:pStyle w:val="NRELTableContent"/>
              <w:pPrChange w:id="432" w:author="mmeshek" w:date="2017-09-26T08:15:00Z">
                <w:pPr>
                  <w:pStyle w:val="Compact"/>
                </w:pPr>
              </w:pPrChange>
            </w:pPr>
            <w:r>
              <w:t>first_record</w:t>
            </w:r>
          </w:p>
        </w:tc>
        <w:tc>
          <w:tcPr>
            <w:tcW w:w="0" w:type="auto"/>
            <w:tcBorders>
              <w:top w:val="single" w:sz="2" w:space="0" w:color="auto"/>
            </w:tcBorders>
            <w:tcPrChange w:id="433" w:author="mmeshek" w:date="2017-09-26T08:17:00Z">
              <w:tcPr>
                <w:tcW w:w="0" w:type="auto"/>
              </w:tcPr>
            </w:tcPrChange>
          </w:tcPr>
          <w:p w14:paraId="70BAB73B" w14:textId="77777777" w:rsidR="009F2112" w:rsidRDefault="00786AF4">
            <w:pPr>
              <w:pStyle w:val="NRELTableContent"/>
              <w:pPrChange w:id="434" w:author="mmeshek" w:date="2017-09-26T08:15:00Z">
                <w:pPr>
                  <w:pStyle w:val="Compact"/>
                </w:pPr>
              </w:pPrChange>
            </w:pPr>
            <w:r>
              <w:fldChar w:fldCharType="begin"/>
            </w:r>
            <w:r>
              <w:instrText xml:space="preserve"> HYPERLINK \l "int64" \h </w:instrText>
            </w:r>
            <w:r>
              <w:fldChar w:fldCharType="separate"/>
            </w:r>
            <w:r w:rsidR="005942DF">
              <w:rPr>
                <w:rStyle w:val="Hyperlink"/>
              </w:rPr>
              <w:t>int64</w:t>
            </w:r>
            <w:r>
              <w:rPr>
                <w:rStyle w:val="Hyperlink"/>
              </w:rPr>
              <w:fldChar w:fldCharType="end"/>
            </w:r>
          </w:p>
        </w:tc>
        <w:tc>
          <w:tcPr>
            <w:tcW w:w="0" w:type="auto"/>
            <w:tcBorders>
              <w:top w:val="single" w:sz="2" w:space="0" w:color="auto"/>
            </w:tcBorders>
            <w:tcPrChange w:id="435" w:author="mmeshek" w:date="2017-09-26T08:17:00Z">
              <w:tcPr>
                <w:tcW w:w="0" w:type="auto"/>
              </w:tcPr>
            </w:tcPrChange>
          </w:tcPr>
          <w:p w14:paraId="461456AF" w14:textId="77777777" w:rsidR="009F2112" w:rsidRDefault="005942DF">
            <w:pPr>
              <w:pStyle w:val="NRELTableContent"/>
              <w:pPrChange w:id="436" w:author="mmeshek" w:date="2017-09-26T08:15:00Z">
                <w:pPr>
                  <w:pStyle w:val="Compact"/>
                </w:pPr>
              </w:pPrChange>
            </w:pPr>
            <w:r>
              <w:t>optional</w:t>
            </w:r>
          </w:p>
        </w:tc>
        <w:tc>
          <w:tcPr>
            <w:tcW w:w="0" w:type="auto"/>
            <w:tcBorders>
              <w:top w:val="single" w:sz="2" w:space="0" w:color="auto"/>
            </w:tcBorders>
            <w:tcPrChange w:id="437" w:author="mmeshek" w:date="2017-09-26T08:17:00Z">
              <w:tcPr>
                <w:tcW w:w="0" w:type="auto"/>
              </w:tcPr>
            </w:tcPrChange>
          </w:tcPr>
          <w:p w14:paraId="154E41FB" w14:textId="77777777" w:rsidR="009F2112" w:rsidRDefault="005942DF">
            <w:pPr>
              <w:pStyle w:val="NRELTableContent"/>
              <w:pPrChange w:id="438" w:author="mmeshek" w:date="2017-09-26T08:15:00Z">
                <w:pPr>
                  <w:pStyle w:val="Compact"/>
                </w:pPr>
              </w:pPrChange>
            </w:pPr>
            <w:r>
              <w:t>[semantically optional] The identifier for the first record in the interval.</w:t>
            </w:r>
          </w:p>
        </w:tc>
      </w:tr>
      <w:tr w:rsidR="009F2112" w14:paraId="0D9135E0" w14:textId="77777777" w:rsidTr="00786AF4">
        <w:tc>
          <w:tcPr>
            <w:tcW w:w="0" w:type="auto"/>
            <w:tcBorders>
              <w:bottom w:val="single" w:sz="4" w:space="0" w:color="auto"/>
            </w:tcBorders>
            <w:tcPrChange w:id="439" w:author="mmeshek" w:date="2017-09-26T08:15:00Z">
              <w:tcPr>
                <w:tcW w:w="0" w:type="auto"/>
              </w:tcPr>
            </w:tcPrChange>
          </w:tcPr>
          <w:p w14:paraId="75DA859F" w14:textId="77777777" w:rsidR="009F2112" w:rsidRDefault="005942DF">
            <w:pPr>
              <w:pStyle w:val="NRELTableContent"/>
              <w:pPrChange w:id="440" w:author="mmeshek" w:date="2017-09-26T08:15:00Z">
                <w:pPr>
                  <w:pStyle w:val="Compact"/>
                </w:pPr>
              </w:pPrChange>
            </w:pPr>
            <w:r>
              <w:t>last_record</w:t>
            </w:r>
          </w:p>
        </w:tc>
        <w:tc>
          <w:tcPr>
            <w:tcW w:w="0" w:type="auto"/>
            <w:tcBorders>
              <w:bottom w:val="single" w:sz="4" w:space="0" w:color="auto"/>
            </w:tcBorders>
            <w:tcPrChange w:id="441" w:author="mmeshek" w:date="2017-09-26T08:15:00Z">
              <w:tcPr>
                <w:tcW w:w="0" w:type="auto"/>
              </w:tcPr>
            </w:tcPrChange>
          </w:tcPr>
          <w:p w14:paraId="5B4518F9" w14:textId="77777777" w:rsidR="009F2112" w:rsidRDefault="00786AF4">
            <w:pPr>
              <w:pStyle w:val="NRELTableContent"/>
              <w:pPrChange w:id="442" w:author="mmeshek" w:date="2017-09-26T08:15:00Z">
                <w:pPr>
                  <w:pStyle w:val="Compact"/>
                </w:pPr>
              </w:pPrChange>
            </w:pPr>
            <w:r>
              <w:fldChar w:fldCharType="begin"/>
            </w:r>
            <w:r>
              <w:instrText xml:space="preserve"> HYPERLINK \l "int64" \h </w:instrText>
            </w:r>
            <w:r>
              <w:fldChar w:fldCharType="separate"/>
            </w:r>
            <w:r w:rsidR="005942DF">
              <w:rPr>
                <w:rStyle w:val="Hyperlink"/>
              </w:rPr>
              <w:t>int64</w:t>
            </w:r>
            <w:r>
              <w:rPr>
                <w:rStyle w:val="Hyperlink"/>
              </w:rPr>
              <w:fldChar w:fldCharType="end"/>
            </w:r>
          </w:p>
        </w:tc>
        <w:tc>
          <w:tcPr>
            <w:tcW w:w="0" w:type="auto"/>
            <w:tcBorders>
              <w:bottom w:val="single" w:sz="4" w:space="0" w:color="auto"/>
            </w:tcBorders>
            <w:tcPrChange w:id="443" w:author="mmeshek" w:date="2017-09-26T08:15:00Z">
              <w:tcPr>
                <w:tcW w:w="0" w:type="auto"/>
              </w:tcPr>
            </w:tcPrChange>
          </w:tcPr>
          <w:p w14:paraId="04DBFE2C" w14:textId="77777777" w:rsidR="009F2112" w:rsidRDefault="005942DF">
            <w:pPr>
              <w:pStyle w:val="NRELTableContent"/>
              <w:pPrChange w:id="444" w:author="mmeshek" w:date="2017-09-26T08:15:00Z">
                <w:pPr>
                  <w:pStyle w:val="Compact"/>
                </w:pPr>
              </w:pPrChange>
            </w:pPr>
            <w:r>
              <w:t>optional</w:t>
            </w:r>
          </w:p>
        </w:tc>
        <w:tc>
          <w:tcPr>
            <w:tcW w:w="0" w:type="auto"/>
            <w:tcBorders>
              <w:bottom w:val="single" w:sz="4" w:space="0" w:color="auto"/>
            </w:tcBorders>
            <w:tcPrChange w:id="445" w:author="mmeshek" w:date="2017-09-26T08:15:00Z">
              <w:tcPr>
                <w:tcW w:w="0" w:type="auto"/>
              </w:tcPr>
            </w:tcPrChange>
          </w:tcPr>
          <w:p w14:paraId="06B29F2D" w14:textId="77777777" w:rsidR="009F2112" w:rsidRDefault="005942DF">
            <w:pPr>
              <w:pStyle w:val="NRELTableContent"/>
              <w:pPrChange w:id="446" w:author="mmeshek" w:date="2017-09-26T08:15:00Z">
                <w:pPr>
                  <w:pStyle w:val="Compact"/>
                </w:pPr>
              </w:pPrChange>
            </w:pPr>
            <w:r>
              <w:t>[semantically optional] The identifier for the last record in the interval.</w:t>
            </w:r>
          </w:p>
        </w:tc>
      </w:tr>
    </w:tbl>
    <w:p w14:paraId="16CC9284" w14:textId="77777777" w:rsidR="009F2112" w:rsidRDefault="005942DF" w:rsidP="00514070">
      <w:pPr>
        <w:pStyle w:val="Heading3"/>
      </w:pPr>
      <w:bookmarkStart w:id="447" w:name="AesdRecords.BookmarkMeta"/>
      <w:bookmarkEnd w:id="447"/>
      <w:r>
        <w:t>BookmarkMeta</w:t>
      </w:r>
    </w:p>
    <w:p w14:paraId="411D9803" w14:textId="77777777" w:rsidR="009F2112" w:rsidRDefault="005942DF" w:rsidP="00514070">
      <w:pPr>
        <w:pStyle w:val="FirstParagraph"/>
      </w:pPr>
      <w:commentRangeStart w:id="448"/>
      <w:commentRangeStart w:id="449"/>
      <w:r>
        <w:t>A bookmark is</w:t>
      </w:r>
      <w:commentRangeEnd w:id="448"/>
      <w:r w:rsidR="00D23412">
        <w:rPr>
          <w:rStyle w:val="CommentReference"/>
        </w:rPr>
        <w:commentReference w:id="448"/>
      </w:r>
      <w:commentRangeEnd w:id="449"/>
      <w:r w:rsidR="00C715C0">
        <w:rPr>
          <w:rStyle w:val="CommentReference"/>
        </w:rPr>
        <w:commentReference w:id="449"/>
      </w:r>
      <w:r>
        <w:t xml:space="preserve"> metadata defining a subset of records in a </w:t>
      </w:r>
      <w:hyperlink w:anchor="AesdRecords.ModelMeta">
        <w:r>
          <w:rPr>
            <w:rStyle w:val="Hyperlink"/>
          </w:rPr>
          <w:t>model</w:t>
        </w:r>
      </w:hyperlink>
      <w:r>
        <w:t>.</w:t>
      </w:r>
    </w:p>
    <w:p w14:paraId="275D7E90" w14:textId="77777777" w:rsidR="009F2112" w:rsidRDefault="005942DF" w:rsidP="00514070">
      <w:pPr>
        <w:pStyle w:val="BodyText"/>
      </w:pPr>
      <w:r>
        <w:t xml:space="preserve">There are three </w:t>
      </w:r>
      <w:commentRangeStart w:id="450"/>
      <w:commentRangeStart w:id="451"/>
      <w:r>
        <w:t>alternatives to</w:t>
      </w:r>
      <w:commentRangeEnd w:id="450"/>
      <w:r w:rsidR="00514070">
        <w:rPr>
          <w:rStyle w:val="CommentReference"/>
        </w:rPr>
        <w:commentReference w:id="450"/>
      </w:r>
      <w:commentRangeEnd w:id="451"/>
      <w:r w:rsidR="00C715C0">
        <w:rPr>
          <w:rStyle w:val="CommentReference"/>
        </w:rPr>
        <w:commentReference w:id="451"/>
      </w:r>
      <w:r>
        <w:t xml:space="preserve"> specifying a bookmark:</w:t>
      </w:r>
    </w:p>
    <w:p w14:paraId="48CD1B20" w14:textId="77777777" w:rsidR="009F2112" w:rsidRDefault="00786AF4">
      <w:pPr>
        <w:pStyle w:val="NRELList01"/>
        <w:pPrChange w:id="452" w:author="mmeshek" w:date="2017-09-26T08:15:00Z">
          <w:pPr>
            <w:pStyle w:val="Compact"/>
            <w:numPr>
              <w:numId w:val="10"/>
            </w:numPr>
            <w:tabs>
              <w:tab w:val="num" w:pos="0"/>
            </w:tabs>
            <w:ind w:left="480" w:hanging="480"/>
          </w:pPr>
        </w:pPrChange>
      </w:pPr>
      <w:r>
        <w:fldChar w:fldCharType="begin"/>
      </w:r>
      <w:r>
        <w:instrText xml:space="preserve"> HYPERLINK \l "AesdRecords.BookmarkIntervalContent" \h </w:instrText>
      </w:r>
      <w:r>
        <w:fldChar w:fldCharType="separate"/>
      </w:r>
      <w:r w:rsidR="005942DF">
        <w:rPr>
          <w:rStyle w:val="Hyperlink"/>
        </w:rPr>
        <w:t>Interval content</w:t>
      </w:r>
      <w:r>
        <w:rPr>
          <w:rStyle w:val="Hyperlink"/>
        </w:rPr>
        <w:fldChar w:fldCharType="end"/>
      </w:r>
      <w:r w:rsidR="005942DF">
        <w:t xml:space="preserve"> specifies a range of records in the bookmark.</w:t>
      </w:r>
    </w:p>
    <w:p w14:paraId="7F967908" w14:textId="77777777" w:rsidR="009F2112" w:rsidRDefault="00786AF4">
      <w:pPr>
        <w:pStyle w:val="NRELList01"/>
        <w:pPrChange w:id="453" w:author="mmeshek" w:date="2017-09-26T08:15:00Z">
          <w:pPr>
            <w:pStyle w:val="Compact"/>
            <w:numPr>
              <w:numId w:val="10"/>
            </w:numPr>
            <w:tabs>
              <w:tab w:val="num" w:pos="0"/>
            </w:tabs>
            <w:ind w:left="480" w:hanging="480"/>
          </w:pPr>
        </w:pPrChange>
      </w:pPr>
      <w:r>
        <w:fldChar w:fldCharType="begin"/>
      </w:r>
      <w:r>
        <w:instrText xml:space="preserve"> HYPERLINK \l "AesdRecords.BookmarkSetContent" \h </w:instrText>
      </w:r>
      <w:r>
        <w:fldChar w:fldCharType="separate"/>
      </w:r>
      <w:r w:rsidR="005942DF">
        <w:rPr>
          <w:rStyle w:val="Hyperlink"/>
        </w:rPr>
        <w:t>Set content</w:t>
      </w:r>
      <w:r>
        <w:rPr>
          <w:rStyle w:val="Hyperlink"/>
        </w:rPr>
        <w:fldChar w:fldCharType="end"/>
      </w:r>
      <w:r w:rsidR="005942DF">
        <w:t xml:space="preserve"> specifies a list of records in the bookmark.</w:t>
      </w:r>
    </w:p>
    <w:p w14:paraId="4AAE2303" w14:textId="77777777" w:rsidR="009F2112" w:rsidRDefault="005942DF">
      <w:pPr>
        <w:pStyle w:val="NRELList01"/>
        <w:pPrChange w:id="454" w:author="mmeshek" w:date="2017-09-26T08:15:00Z">
          <w:pPr>
            <w:pStyle w:val="Compact"/>
            <w:numPr>
              <w:numId w:val="10"/>
            </w:numPr>
            <w:tabs>
              <w:tab w:val="num" w:pos="0"/>
            </w:tabs>
            <w:ind w:left="480" w:hanging="480"/>
          </w:pPr>
        </w:pPrChange>
      </w:pPr>
      <w:r>
        <w:t xml:space="preserve">A </w:t>
      </w:r>
      <w:r w:rsidR="00786AF4">
        <w:fldChar w:fldCharType="begin"/>
      </w:r>
      <w:r w:rsidR="00786AF4">
        <w:instrText xml:space="preserve"> HYPERLINK \l "AesdRecords.FilterExpression" \h </w:instrText>
      </w:r>
      <w:r w:rsidR="00786AF4">
        <w:fldChar w:fldCharType="separate"/>
      </w:r>
      <w:r>
        <w:rPr>
          <w:rStyle w:val="Hyperlink"/>
        </w:rPr>
        <w:t>filter expression</w:t>
      </w:r>
      <w:r w:rsidR="00786AF4">
        <w:rPr>
          <w:rStyle w:val="Hyperlink"/>
        </w:rPr>
        <w:fldChar w:fldCharType="end"/>
      </w:r>
      <w:r>
        <w:t xml:space="preserve"> defines a set of logical conditions for determining whether a record is</w:t>
      </w:r>
      <w:del w:id="455" w:author="mmeshek" w:date="2017-10-18T16:00:00Z">
        <w:r w:rsidDel="00227D64">
          <w:delText xml:space="preserve"> </w:delText>
        </w:r>
      </w:del>
      <w:ins w:id="456" w:author="mmeshek" w:date="2017-10-18T16:00:00Z">
        <w:r w:rsidR="00227D64">
          <w:t> </w:t>
        </w:r>
      </w:ins>
      <w:r>
        <w:t>in the bookmark.</w:t>
      </w:r>
    </w:p>
    <w:p w14:paraId="158214B7" w14:textId="77777777" w:rsidR="009F2112" w:rsidRDefault="005942DF">
      <w:pPr>
        <w:pStyle w:val="NRELBodyText"/>
        <w:pPrChange w:id="457" w:author="mmeshek" w:date="2017-09-26T08:23:00Z">
          <w:pPr>
            <w:pStyle w:val="FirstParagraph"/>
          </w:pPr>
        </w:pPrChange>
      </w:pPr>
      <w:r>
        <w:t xml:space="preserve">Exactly one of </w:t>
      </w:r>
      <w:r>
        <w:rPr>
          <w:rStyle w:val="VerbatimChar"/>
          <w:i/>
        </w:rPr>
        <w:t>interval</w:t>
      </w:r>
      <w:r>
        <w:t xml:space="preserve">, </w:t>
      </w:r>
      <w:r>
        <w:rPr>
          <w:rStyle w:val="VerbatimChar"/>
          <w:i/>
        </w:rPr>
        <w:t>set</w:t>
      </w:r>
      <w:r>
        <w:t xml:space="preserve">, or </w:t>
      </w:r>
      <w:r>
        <w:rPr>
          <w:rStyle w:val="VerbatimChar"/>
          <w:i/>
        </w:rPr>
        <w:t>filter</w:t>
      </w:r>
      <w:r>
        <w:t xml:space="preserve"> must be specified in this message.</w:t>
      </w:r>
    </w:p>
    <w:tbl>
      <w:tblPr>
        <w:tblW w:w="0" w:type="pct"/>
        <w:tblLook w:val="07E0" w:firstRow="1" w:lastRow="1" w:firstColumn="1" w:lastColumn="1" w:noHBand="1" w:noVBand="1"/>
      </w:tblPr>
      <w:tblGrid>
        <w:gridCol w:w="1927"/>
        <w:gridCol w:w="2908"/>
        <w:gridCol w:w="1069"/>
        <w:gridCol w:w="3672"/>
      </w:tblGrid>
      <w:tr w:rsidR="009F2112" w14:paraId="34DAEB62" w14:textId="77777777" w:rsidTr="00227D64">
        <w:tc>
          <w:tcPr>
            <w:tcW w:w="0" w:type="auto"/>
            <w:tcBorders>
              <w:bottom w:val="single" w:sz="0" w:space="0" w:color="auto"/>
            </w:tcBorders>
            <w:vAlign w:val="bottom"/>
          </w:tcPr>
          <w:p w14:paraId="3A61762A" w14:textId="77777777" w:rsidR="009F2112" w:rsidRDefault="005942DF" w:rsidP="00227D64">
            <w:pPr>
              <w:pStyle w:val="Compact"/>
            </w:pPr>
            <w:r>
              <w:t>Field</w:t>
            </w:r>
          </w:p>
        </w:tc>
        <w:tc>
          <w:tcPr>
            <w:tcW w:w="0" w:type="auto"/>
            <w:tcBorders>
              <w:bottom w:val="single" w:sz="0" w:space="0" w:color="auto"/>
            </w:tcBorders>
            <w:vAlign w:val="bottom"/>
          </w:tcPr>
          <w:p w14:paraId="47FF0040" w14:textId="77777777" w:rsidR="009F2112" w:rsidRDefault="005942DF" w:rsidP="00227D64">
            <w:pPr>
              <w:pStyle w:val="Compact"/>
            </w:pPr>
            <w:r>
              <w:t>Type</w:t>
            </w:r>
          </w:p>
        </w:tc>
        <w:tc>
          <w:tcPr>
            <w:tcW w:w="0" w:type="auto"/>
            <w:tcBorders>
              <w:bottom w:val="single" w:sz="0" w:space="0" w:color="auto"/>
            </w:tcBorders>
            <w:vAlign w:val="bottom"/>
          </w:tcPr>
          <w:p w14:paraId="1CB96CAC" w14:textId="77777777" w:rsidR="009F2112" w:rsidRDefault="005942DF" w:rsidP="00227D64">
            <w:pPr>
              <w:pStyle w:val="Compact"/>
            </w:pPr>
            <w:r>
              <w:t>Label</w:t>
            </w:r>
          </w:p>
        </w:tc>
        <w:tc>
          <w:tcPr>
            <w:tcW w:w="0" w:type="auto"/>
            <w:tcBorders>
              <w:bottom w:val="single" w:sz="0" w:space="0" w:color="auto"/>
            </w:tcBorders>
            <w:vAlign w:val="bottom"/>
          </w:tcPr>
          <w:p w14:paraId="108AB8A9" w14:textId="77777777" w:rsidR="009F2112" w:rsidRDefault="005942DF" w:rsidP="00227D64">
            <w:pPr>
              <w:pStyle w:val="Compact"/>
            </w:pPr>
            <w:r>
              <w:t>Description</w:t>
            </w:r>
          </w:p>
        </w:tc>
      </w:tr>
      <w:tr w:rsidR="009F2112" w14:paraId="5CF292B3" w14:textId="77777777" w:rsidTr="00227D64">
        <w:tc>
          <w:tcPr>
            <w:tcW w:w="0" w:type="auto"/>
          </w:tcPr>
          <w:p w14:paraId="4D84ED16" w14:textId="77777777" w:rsidR="009F2112" w:rsidRDefault="005942DF" w:rsidP="00227D64">
            <w:pPr>
              <w:pStyle w:val="Compact"/>
            </w:pPr>
            <w:r>
              <w:t>bookmark_id</w:t>
            </w:r>
          </w:p>
        </w:tc>
        <w:tc>
          <w:tcPr>
            <w:tcW w:w="0" w:type="auto"/>
          </w:tcPr>
          <w:p w14:paraId="7F8840B3" w14:textId="77777777" w:rsidR="009F2112" w:rsidRDefault="00C715C0" w:rsidP="00227D64">
            <w:pPr>
              <w:pStyle w:val="Compact"/>
            </w:pPr>
            <w:hyperlink w:anchor="string">
              <w:r w:rsidR="005942DF">
                <w:rPr>
                  <w:rStyle w:val="Hyperlink"/>
                </w:rPr>
                <w:t>string</w:t>
              </w:r>
            </w:hyperlink>
          </w:p>
        </w:tc>
        <w:tc>
          <w:tcPr>
            <w:tcW w:w="0" w:type="auto"/>
          </w:tcPr>
          <w:p w14:paraId="29271FD2" w14:textId="77777777" w:rsidR="009F2112" w:rsidRDefault="005942DF" w:rsidP="00227D64">
            <w:pPr>
              <w:pStyle w:val="Compact"/>
            </w:pPr>
            <w:r>
              <w:t>optional</w:t>
            </w:r>
          </w:p>
        </w:tc>
        <w:tc>
          <w:tcPr>
            <w:tcW w:w="0" w:type="auto"/>
          </w:tcPr>
          <w:p w14:paraId="5CFC7A74" w14:textId="77777777" w:rsidR="009F2112" w:rsidRDefault="005942DF" w:rsidP="00227D64">
            <w:pPr>
              <w:pStyle w:val="Compact"/>
            </w:pPr>
            <w:r>
              <w:t>[semantically optional] When creating a new bookmark, this field must be empty</w:t>
            </w:r>
            <w:del w:id="458" w:author="mmeshek" w:date="2017-10-18T16:00:00Z">
              <w:r w:rsidDel="00227D64">
                <w:delText>:</w:delText>
              </w:r>
            </w:del>
            <w:ins w:id="459" w:author="mmeshek" w:date="2017-10-18T16:00:00Z">
              <w:r w:rsidR="00227D64">
                <w:t>;</w:t>
              </w:r>
            </w:ins>
            <w:r>
              <w:t xml:space="preserve"> the server will create a unique identifier for the bookmark. This identifier uniquely identifies the bookmark </w:t>
            </w:r>
            <w:r>
              <w:rPr>
                <w:i/>
              </w:rPr>
              <w:t>on the particular server</w:t>
            </w:r>
            <w:r>
              <w:t>.</w:t>
            </w:r>
          </w:p>
        </w:tc>
      </w:tr>
      <w:tr w:rsidR="009F2112" w14:paraId="16F2317C" w14:textId="77777777">
        <w:tc>
          <w:tcPr>
            <w:tcW w:w="0" w:type="auto"/>
          </w:tcPr>
          <w:p w14:paraId="60F2BFB5" w14:textId="77777777" w:rsidR="009F2112" w:rsidRDefault="005942DF" w:rsidP="00227D64">
            <w:pPr>
              <w:pStyle w:val="Compact"/>
            </w:pPr>
            <w:r>
              <w:t>bookmark_name</w:t>
            </w:r>
          </w:p>
        </w:tc>
        <w:tc>
          <w:tcPr>
            <w:tcW w:w="0" w:type="auto"/>
          </w:tcPr>
          <w:p w14:paraId="5BB1650F" w14:textId="77777777" w:rsidR="009F2112" w:rsidRDefault="00C715C0" w:rsidP="00227D64">
            <w:pPr>
              <w:pStyle w:val="Compact"/>
            </w:pPr>
            <w:hyperlink w:anchor="string">
              <w:r w:rsidR="005942DF">
                <w:rPr>
                  <w:rStyle w:val="Hyperlink"/>
                </w:rPr>
                <w:t>string</w:t>
              </w:r>
            </w:hyperlink>
          </w:p>
        </w:tc>
        <w:tc>
          <w:tcPr>
            <w:tcW w:w="0" w:type="auto"/>
          </w:tcPr>
          <w:p w14:paraId="3F7ED647" w14:textId="77777777" w:rsidR="009F2112" w:rsidRDefault="005942DF" w:rsidP="00227D64">
            <w:pPr>
              <w:pStyle w:val="Compact"/>
            </w:pPr>
            <w:r>
              <w:t>optional</w:t>
            </w:r>
          </w:p>
        </w:tc>
        <w:tc>
          <w:tcPr>
            <w:tcW w:w="0" w:type="auto"/>
          </w:tcPr>
          <w:p w14:paraId="7FEF35DC" w14:textId="77777777" w:rsidR="009F2112" w:rsidRDefault="005942DF" w:rsidP="00AF08DB">
            <w:pPr>
              <w:pStyle w:val="Compact"/>
            </w:pPr>
            <w:r>
              <w:t xml:space="preserve">[semantically required] </w:t>
            </w:r>
            <w:ins w:id="460" w:author="mmeshek" w:date="2017-10-19T08:28:00Z">
              <w:r w:rsidR="00AF08DB">
                <w:t>a</w:t>
              </w:r>
            </w:ins>
            <w:del w:id="461" w:author="mmeshek" w:date="2017-10-19T08:28:00Z">
              <w:r w:rsidDel="00AF08DB">
                <w:delText>A</w:delText>
              </w:r>
            </w:del>
            <w:r>
              <w:t xml:space="preserve"> name for the bookmark, </w:t>
            </w:r>
            <w:ins w:id="462" w:author="mmeshek" w:date="2017-10-18T16:00:00Z">
              <w:r w:rsidR="00227D64">
                <w:t xml:space="preserve">which is </w:t>
              </w:r>
            </w:ins>
            <w:r>
              <w:t>useful for displaying the bookmark to users</w:t>
            </w:r>
            <w:del w:id="463" w:author="mmeshek" w:date="2017-10-19T08:28:00Z">
              <w:r w:rsidDel="00AF08DB">
                <w:delText>.</w:delText>
              </w:r>
            </w:del>
            <w:ins w:id="464" w:author="mmeshek" w:date="2017-10-19T08:28:00Z">
              <w:r w:rsidR="00AF08DB">
                <w:t>;</w:t>
              </w:r>
            </w:ins>
            <w:r>
              <w:t xml:space="preserve"> </w:t>
            </w:r>
            <w:del w:id="465" w:author="mmeshek" w:date="2017-10-19T08:28:00Z">
              <w:r w:rsidDel="00AF08DB">
                <w:delText>T</w:delText>
              </w:r>
            </w:del>
            <w:ins w:id="466" w:author="mmeshek" w:date="2017-10-19T08:28:00Z">
              <w:r w:rsidR="00AF08DB">
                <w:t>t</w:t>
              </w:r>
            </w:ins>
            <w:r>
              <w:t>his need not be unique, although it is recommended to be so.</w:t>
            </w:r>
          </w:p>
        </w:tc>
      </w:tr>
      <w:tr w:rsidR="009F2112" w14:paraId="1F33666A" w14:textId="77777777">
        <w:tc>
          <w:tcPr>
            <w:tcW w:w="0" w:type="auto"/>
          </w:tcPr>
          <w:p w14:paraId="64611F90" w14:textId="77777777" w:rsidR="009F2112" w:rsidRDefault="005942DF" w:rsidP="00227D64">
            <w:pPr>
              <w:pStyle w:val="Compact"/>
            </w:pPr>
            <w:r>
              <w:t>interval</w:t>
            </w:r>
          </w:p>
        </w:tc>
        <w:tc>
          <w:tcPr>
            <w:tcW w:w="0" w:type="auto"/>
          </w:tcPr>
          <w:p w14:paraId="7D04B605" w14:textId="77777777" w:rsidR="009F2112" w:rsidRDefault="00C715C0" w:rsidP="00227D64">
            <w:pPr>
              <w:pStyle w:val="Compact"/>
            </w:pPr>
            <w:hyperlink w:anchor="AesdRecords.BookmarkIntervalContent">
              <w:r w:rsidR="005942DF">
                <w:rPr>
                  <w:rStyle w:val="Hyperlink"/>
                </w:rPr>
                <w:t>BookmarkIntervalContent</w:t>
              </w:r>
            </w:hyperlink>
          </w:p>
        </w:tc>
        <w:tc>
          <w:tcPr>
            <w:tcW w:w="0" w:type="auto"/>
          </w:tcPr>
          <w:p w14:paraId="38C7CE6F" w14:textId="77777777" w:rsidR="009F2112" w:rsidRDefault="005942DF" w:rsidP="00227D64">
            <w:pPr>
              <w:pStyle w:val="Compact"/>
            </w:pPr>
            <w:r>
              <w:t>optional</w:t>
            </w:r>
          </w:p>
        </w:tc>
        <w:tc>
          <w:tcPr>
            <w:tcW w:w="0" w:type="auto"/>
          </w:tcPr>
          <w:p w14:paraId="64475276" w14:textId="77777777" w:rsidR="009F2112" w:rsidRDefault="005942DF" w:rsidP="00227D64">
            <w:pPr>
              <w:pStyle w:val="Compact"/>
            </w:pPr>
            <w:del w:id="467" w:author="mmeshek" w:date="2017-10-18T16:26:00Z">
              <w:r w:rsidDel="001455CC">
                <w:delText>T</w:delText>
              </w:r>
            </w:del>
            <w:ins w:id="468" w:author="mmeshek" w:date="2017-10-18T16:26:00Z">
              <w:r w:rsidR="001455CC">
                <w:t>t</w:t>
              </w:r>
            </w:ins>
            <w:r>
              <w:t>he range of records in the bookmark</w:t>
            </w:r>
            <w:del w:id="469" w:author="mmeshek" w:date="2017-10-18T16:00:00Z">
              <w:r w:rsidDel="00227D64">
                <w:delText>.</w:delText>
              </w:r>
            </w:del>
          </w:p>
        </w:tc>
      </w:tr>
      <w:tr w:rsidR="009F2112" w14:paraId="7DB12EF6" w14:textId="77777777" w:rsidTr="00227D64">
        <w:tc>
          <w:tcPr>
            <w:tcW w:w="0" w:type="auto"/>
          </w:tcPr>
          <w:p w14:paraId="11ECB96B" w14:textId="77777777" w:rsidR="009F2112" w:rsidRDefault="005942DF" w:rsidP="00227D64">
            <w:pPr>
              <w:pStyle w:val="Compact"/>
            </w:pPr>
            <w:r>
              <w:t>set</w:t>
            </w:r>
          </w:p>
        </w:tc>
        <w:tc>
          <w:tcPr>
            <w:tcW w:w="0" w:type="auto"/>
          </w:tcPr>
          <w:p w14:paraId="4191E73B" w14:textId="77777777" w:rsidR="009F2112" w:rsidRDefault="00C715C0" w:rsidP="00227D64">
            <w:pPr>
              <w:pStyle w:val="Compact"/>
            </w:pPr>
            <w:hyperlink w:anchor="AesdRecords.BookmarkSetContent">
              <w:r w:rsidR="005942DF">
                <w:rPr>
                  <w:rStyle w:val="Hyperlink"/>
                </w:rPr>
                <w:t>BookmarkSetContent</w:t>
              </w:r>
            </w:hyperlink>
          </w:p>
        </w:tc>
        <w:tc>
          <w:tcPr>
            <w:tcW w:w="0" w:type="auto"/>
          </w:tcPr>
          <w:p w14:paraId="1560A677" w14:textId="77777777" w:rsidR="009F2112" w:rsidRDefault="005942DF" w:rsidP="00227D64">
            <w:pPr>
              <w:pStyle w:val="Compact"/>
            </w:pPr>
            <w:r>
              <w:t>optional</w:t>
            </w:r>
          </w:p>
        </w:tc>
        <w:tc>
          <w:tcPr>
            <w:tcW w:w="0" w:type="auto"/>
          </w:tcPr>
          <w:p w14:paraId="37DEE984" w14:textId="77777777" w:rsidR="009F2112" w:rsidRDefault="005942DF" w:rsidP="00227D64">
            <w:pPr>
              <w:pStyle w:val="Compact"/>
            </w:pPr>
            <w:del w:id="470" w:author="mmeshek" w:date="2017-10-18T16:26:00Z">
              <w:r w:rsidDel="001455CC">
                <w:delText>T</w:delText>
              </w:r>
            </w:del>
            <w:ins w:id="471" w:author="mmeshek" w:date="2017-10-18T16:26:00Z">
              <w:r w:rsidR="001455CC">
                <w:t>t</w:t>
              </w:r>
            </w:ins>
            <w:r>
              <w:t>he list of records in the bookmark</w:t>
            </w:r>
            <w:del w:id="472" w:author="mmeshek" w:date="2017-10-18T16:00:00Z">
              <w:r w:rsidDel="00227D64">
                <w:delText>.</w:delText>
              </w:r>
            </w:del>
          </w:p>
        </w:tc>
      </w:tr>
      <w:tr w:rsidR="009F2112" w14:paraId="246A76B1" w14:textId="77777777" w:rsidTr="00227D64">
        <w:tc>
          <w:tcPr>
            <w:tcW w:w="0" w:type="auto"/>
          </w:tcPr>
          <w:p w14:paraId="1163948C" w14:textId="77777777" w:rsidR="009F2112" w:rsidRDefault="005942DF" w:rsidP="00227D64">
            <w:pPr>
              <w:pStyle w:val="Compact"/>
            </w:pPr>
            <w:r>
              <w:t>filter</w:t>
            </w:r>
          </w:p>
        </w:tc>
        <w:tc>
          <w:tcPr>
            <w:tcW w:w="0" w:type="auto"/>
          </w:tcPr>
          <w:p w14:paraId="34467808" w14:textId="77777777" w:rsidR="009F2112" w:rsidRDefault="00C715C0" w:rsidP="00227D64">
            <w:pPr>
              <w:pStyle w:val="Compact"/>
            </w:pPr>
            <w:hyperlink w:anchor="AesdRecords.FilterExpression">
              <w:r w:rsidR="005942DF">
                <w:rPr>
                  <w:rStyle w:val="Hyperlink"/>
                </w:rPr>
                <w:t>FilterExpression</w:t>
              </w:r>
            </w:hyperlink>
          </w:p>
        </w:tc>
        <w:tc>
          <w:tcPr>
            <w:tcW w:w="0" w:type="auto"/>
          </w:tcPr>
          <w:p w14:paraId="0E779517" w14:textId="77777777" w:rsidR="009F2112" w:rsidRDefault="005942DF" w:rsidP="00227D64">
            <w:pPr>
              <w:pStyle w:val="Compact"/>
            </w:pPr>
            <w:r>
              <w:t>optional</w:t>
            </w:r>
          </w:p>
        </w:tc>
        <w:tc>
          <w:tcPr>
            <w:tcW w:w="0" w:type="auto"/>
          </w:tcPr>
          <w:p w14:paraId="1C9F4017" w14:textId="77777777" w:rsidR="009F2112" w:rsidRDefault="005942DF" w:rsidP="00227D64">
            <w:pPr>
              <w:pStyle w:val="Compact"/>
            </w:pPr>
            <w:del w:id="473" w:author="mmeshek" w:date="2017-10-18T16:26:00Z">
              <w:r w:rsidDel="001455CC">
                <w:delText>L</w:delText>
              </w:r>
            </w:del>
            <w:ins w:id="474" w:author="mmeshek" w:date="2017-10-18T16:26:00Z">
              <w:r w:rsidR="001455CC">
                <w:t>l</w:t>
              </w:r>
            </w:ins>
            <w:r>
              <w:t xml:space="preserve">ogical conditions for defining which records are in the </w:t>
            </w:r>
            <w:r>
              <w:lastRenderedPageBreak/>
              <w:t>bookmark</w:t>
            </w:r>
            <w:del w:id="475" w:author="mmeshek" w:date="2017-10-18T16:00:00Z">
              <w:r w:rsidDel="00227D64">
                <w:delText>.</w:delText>
              </w:r>
            </w:del>
          </w:p>
        </w:tc>
      </w:tr>
    </w:tbl>
    <w:p w14:paraId="235830F4" w14:textId="77777777" w:rsidR="009F2112" w:rsidRDefault="005942DF">
      <w:pPr>
        <w:pStyle w:val="NRELHead03"/>
        <w:pPrChange w:id="476" w:author="mmeshek" w:date="2017-09-26T08:22:00Z">
          <w:pPr>
            <w:pStyle w:val="Heading3"/>
          </w:pPr>
        </w:pPrChange>
      </w:pPr>
      <w:bookmarkStart w:id="477" w:name="AesdRecords.BookmarkMetaList"/>
      <w:bookmarkEnd w:id="477"/>
      <w:r>
        <w:lastRenderedPageBreak/>
        <w:t>BookmarkMetaList</w:t>
      </w:r>
    </w:p>
    <w:p w14:paraId="095AD384" w14:textId="77777777" w:rsidR="009F2112" w:rsidRDefault="005942DF">
      <w:pPr>
        <w:pStyle w:val="NRELBodyText"/>
        <w:pPrChange w:id="478" w:author="mmeshek" w:date="2017-09-26T08:23:00Z">
          <w:pPr>
            <w:pStyle w:val="FirstParagraph"/>
          </w:pPr>
        </w:pPrChange>
      </w:pPr>
      <w:r>
        <w:t>Bookmarks may be grouped into lists (sets).</w:t>
      </w:r>
    </w:p>
    <w:tbl>
      <w:tblPr>
        <w:tblW w:w="0" w:type="pct"/>
        <w:tblLook w:val="07E0" w:firstRow="1" w:lastRow="1" w:firstColumn="1" w:lastColumn="1" w:noHBand="1" w:noVBand="1"/>
      </w:tblPr>
      <w:tblGrid>
        <w:gridCol w:w="1978"/>
        <w:gridCol w:w="1797"/>
        <w:gridCol w:w="1132"/>
        <w:gridCol w:w="4669"/>
      </w:tblGrid>
      <w:tr w:rsidR="009F2112" w14:paraId="2C5E3E94" w14:textId="77777777" w:rsidTr="00227D64">
        <w:tc>
          <w:tcPr>
            <w:tcW w:w="0" w:type="auto"/>
            <w:tcBorders>
              <w:bottom w:val="single" w:sz="0" w:space="0" w:color="auto"/>
            </w:tcBorders>
            <w:vAlign w:val="bottom"/>
          </w:tcPr>
          <w:p w14:paraId="7C711E61" w14:textId="77777777" w:rsidR="009F2112" w:rsidRDefault="005942DF" w:rsidP="00227D64">
            <w:pPr>
              <w:pStyle w:val="Compact"/>
            </w:pPr>
            <w:r>
              <w:t>Field</w:t>
            </w:r>
          </w:p>
        </w:tc>
        <w:tc>
          <w:tcPr>
            <w:tcW w:w="0" w:type="auto"/>
            <w:tcBorders>
              <w:bottom w:val="single" w:sz="0" w:space="0" w:color="auto"/>
            </w:tcBorders>
            <w:vAlign w:val="bottom"/>
          </w:tcPr>
          <w:p w14:paraId="1AA76E9E" w14:textId="77777777" w:rsidR="009F2112" w:rsidRDefault="005942DF" w:rsidP="00227D64">
            <w:pPr>
              <w:pStyle w:val="Compact"/>
            </w:pPr>
            <w:r>
              <w:t>Type</w:t>
            </w:r>
          </w:p>
        </w:tc>
        <w:tc>
          <w:tcPr>
            <w:tcW w:w="0" w:type="auto"/>
            <w:tcBorders>
              <w:bottom w:val="single" w:sz="0" w:space="0" w:color="auto"/>
            </w:tcBorders>
            <w:vAlign w:val="bottom"/>
          </w:tcPr>
          <w:p w14:paraId="244B7526" w14:textId="77777777" w:rsidR="009F2112" w:rsidRDefault="005942DF" w:rsidP="00227D64">
            <w:pPr>
              <w:pStyle w:val="Compact"/>
            </w:pPr>
            <w:r>
              <w:t>Label</w:t>
            </w:r>
          </w:p>
        </w:tc>
        <w:tc>
          <w:tcPr>
            <w:tcW w:w="0" w:type="auto"/>
            <w:tcBorders>
              <w:bottom w:val="single" w:sz="0" w:space="0" w:color="auto"/>
            </w:tcBorders>
            <w:vAlign w:val="bottom"/>
          </w:tcPr>
          <w:p w14:paraId="7DD9ECCC" w14:textId="77777777" w:rsidR="009F2112" w:rsidRDefault="005942DF" w:rsidP="00227D64">
            <w:pPr>
              <w:pStyle w:val="Compact"/>
            </w:pPr>
            <w:r>
              <w:t>Description</w:t>
            </w:r>
          </w:p>
        </w:tc>
      </w:tr>
      <w:tr w:rsidR="009F2112" w14:paraId="5F4B2A15" w14:textId="77777777" w:rsidTr="00227D64">
        <w:tc>
          <w:tcPr>
            <w:tcW w:w="0" w:type="auto"/>
          </w:tcPr>
          <w:p w14:paraId="36937FF8" w14:textId="77777777" w:rsidR="009F2112" w:rsidRDefault="005942DF" w:rsidP="00227D64">
            <w:pPr>
              <w:pStyle w:val="Compact"/>
            </w:pPr>
            <w:r>
              <w:t>bookmark_metas</w:t>
            </w:r>
          </w:p>
        </w:tc>
        <w:tc>
          <w:tcPr>
            <w:tcW w:w="0" w:type="auto"/>
          </w:tcPr>
          <w:p w14:paraId="53A11C84" w14:textId="77777777" w:rsidR="009F2112" w:rsidRDefault="00C715C0" w:rsidP="00227D64">
            <w:pPr>
              <w:pStyle w:val="Compact"/>
            </w:pPr>
            <w:hyperlink w:anchor="AesdRecords.BookmarkMeta">
              <w:r w:rsidR="005942DF">
                <w:rPr>
                  <w:rStyle w:val="Hyperlink"/>
                </w:rPr>
                <w:t>BookmarkMeta</w:t>
              </w:r>
            </w:hyperlink>
          </w:p>
        </w:tc>
        <w:tc>
          <w:tcPr>
            <w:tcW w:w="0" w:type="auto"/>
          </w:tcPr>
          <w:p w14:paraId="66CFE278" w14:textId="77777777" w:rsidR="009F2112" w:rsidRDefault="005942DF" w:rsidP="00227D64">
            <w:pPr>
              <w:pStyle w:val="Compact"/>
            </w:pPr>
            <w:r>
              <w:t>repeated</w:t>
            </w:r>
          </w:p>
        </w:tc>
        <w:tc>
          <w:tcPr>
            <w:tcW w:w="0" w:type="auto"/>
          </w:tcPr>
          <w:p w14:paraId="503012B9" w14:textId="77777777" w:rsidR="009F2112" w:rsidRDefault="005942DF" w:rsidP="001455CC">
            <w:pPr>
              <w:pStyle w:val="Compact"/>
            </w:pPr>
            <w:r>
              <w:t xml:space="preserve">[semantically optional] </w:t>
            </w:r>
            <w:del w:id="479" w:author="mmeshek" w:date="2017-10-18T16:27:00Z">
              <w:r w:rsidDel="001455CC">
                <w:delText>T</w:delText>
              </w:r>
            </w:del>
            <w:ins w:id="480" w:author="mmeshek" w:date="2017-10-18T16:27:00Z">
              <w:r w:rsidR="001455CC">
                <w:t>t</w:t>
              </w:r>
            </w:ins>
            <w:r>
              <w:t>he bookmarks in the list</w:t>
            </w:r>
            <w:del w:id="481" w:author="mmeshek" w:date="2017-10-18T16:07:00Z">
              <w:r w:rsidDel="00227D64">
                <w:delText>.</w:delText>
              </w:r>
            </w:del>
          </w:p>
        </w:tc>
      </w:tr>
    </w:tbl>
    <w:p w14:paraId="619A5087" w14:textId="77777777" w:rsidR="009F2112" w:rsidRDefault="005942DF">
      <w:pPr>
        <w:pStyle w:val="NRELHead03"/>
        <w:pPrChange w:id="482" w:author="mmeshek" w:date="2017-09-26T08:22:00Z">
          <w:pPr>
            <w:pStyle w:val="Heading3"/>
          </w:pPr>
        </w:pPrChange>
      </w:pPr>
      <w:bookmarkStart w:id="483" w:name="AesdRecords.BookmarkSetContent"/>
      <w:bookmarkEnd w:id="483"/>
      <w:r>
        <w:t>BookmarkSetContent</w:t>
      </w:r>
    </w:p>
    <w:p w14:paraId="78103045" w14:textId="77777777" w:rsidR="009F2112" w:rsidRDefault="005942DF">
      <w:pPr>
        <w:pStyle w:val="NRELBodyText"/>
        <w:pPrChange w:id="484" w:author="mmeshek" w:date="2017-09-26T08:23:00Z">
          <w:pPr>
            <w:pStyle w:val="FirstParagraph"/>
          </w:pPr>
        </w:pPrChange>
      </w:pPr>
      <w:r>
        <w:t xml:space="preserve">A list (set) of </w:t>
      </w:r>
      <w:r w:rsidR="00786AF4">
        <w:fldChar w:fldCharType="begin"/>
      </w:r>
      <w:r w:rsidR="00786AF4">
        <w:instrText xml:space="preserve"> HYPERLINK \l "AesdRecords.Record" \h </w:instrText>
      </w:r>
      <w:r w:rsidR="00786AF4">
        <w:fldChar w:fldCharType="separate"/>
      </w:r>
      <w:r>
        <w:rPr>
          <w:rStyle w:val="Hyperlink"/>
        </w:rPr>
        <w:t>record identifiers</w:t>
      </w:r>
      <w:r w:rsidR="00786AF4">
        <w:rPr>
          <w:rStyle w:val="Hyperlink"/>
        </w:rPr>
        <w:fldChar w:fldCharType="end"/>
      </w:r>
      <w:r>
        <w:t xml:space="preserve"> can specify the contents of a </w:t>
      </w:r>
      <w:r w:rsidR="00786AF4">
        <w:fldChar w:fldCharType="begin"/>
      </w:r>
      <w:r w:rsidR="00786AF4">
        <w:instrText xml:space="preserve"> HYPERLINK \l "AesdRecords.BookmarkMeta" \h </w:instrText>
      </w:r>
      <w:r w:rsidR="00786AF4">
        <w:fldChar w:fldCharType="separate"/>
      </w:r>
      <w:r>
        <w:rPr>
          <w:rStyle w:val="Hyperlink"/>
        </w:rPr>
        <w:t>bookmark</w:t>
      </w:r>
      <w:r w:rsidR="00786AF4">
        <w:rPr>
          <w:rStyle w:val="Hyperlink"/>
        </w:rPr>
        <w:fldChar w:fldCharType="end"/>
      </w:r>
      <w:r>
        <w:t>. Bookmark</w:t>
      </w:r>
      <w:del w:id="485" w:author="mmeshek" w:date="2017-10-18T16:01:00Z">
        <w:r w:rsidDel="00227D64">
          <w:delText xml:space="preserve"> </w:delText>
        </w:r>
      </w:del>
      <w:ins w:id="486" w:author="mmeshek" w:date="2017-10-18T16:01:00Z">
        <w:r w:rsidR="00227D64">
          <w:t>-</w:t>
        </w:r>
      </w:ins>
      <w:r>
        <w:t>set content provides a convenient means to bookmark a specific selection of non-continuous records in a</w:t>
      </w:r>
      <w:ins w:id="487" w:author="mmeshek" w:date="2017-10-18T16:01:00Z">
        <w:r w:rsidR="00227D64">
          <w:t> </w:t>
        </w:r>
      </w:ins>
      <w:del w:id="488" w:author="mmeshek" w:date="2017-10-18T16:01:00Z">
        <w:r w:rsidDel="00227D64">
          <w:delText xml:space="preserve"> </w:delText>
        </w:r>
      </w:del>
      <w:r w:rsidR="00786AF4">
        <w:fldChar w:fldCharType="begin"/>
      </w:r>
      <w:r w:rsidR="00786AF4">
        <w:instrText xml:space="preserve"> HYPERLINK \l "AesdRecords.ModelMeta" \h </w:instrText>
      </w:r>
      <w:r w:rsidR="00786AF4">
        <w:fldChar w:fldCharType="separate"/>
      </w:r>
      <w:r>
        <w:rPr>
          <w:rStyle w:val="Hyperlink"/>
        </w:rPr>
        <w:t>model</w:t>
      </w:r>
      <w:r w:rsidR="00786AF4">
        <w:rPr>
          <w:rStyle w:val="Hyperlink"/>
        </w:rPr>
        <w:fldChar w:fldCharType="end"/>
      </w:r>
      <w:r>
        <w:t>.</w:t>
      </w:r>
    </w:p>
    <w:tbl>
      <w:tblPr>
        <w:tblW w:w="0" w:type="pct"/>
        <w:tblLook w:val="07E0" w:firstRow="1" w:lastRow="1" w:firstColumn="1" w:lastColumn="1" w:noHBand="1" w:noVBand="1"/>
      </w:tblPr>
      <w:tblGrid>
        <w:gridCol w:w="1290"/>
        <w:gridCol w:w="764"/>
        <w:gridCol w:w="1132"/>
        <w:gridCol w:w="6390"/>
      </w:tblGrid>
      <w:tr w:rsidR="009F2112" w14:paraId="56562C28" w14:textId="77777777" w:rsidTr="00227D64">
        <w:tc>
          <w:tcPr>
            <w:tcW w:w="0" w:type="auto"/>
            <w:tcBorders>
              <w:bottom w:val="single" w:sz="0" w:space="0" w:color="auto"/>
            </w:tcBorders>
            <w:vAlign w:val="bottom"/>
          </w:tcPr>
          <w:p w14:paraId="2018B01E" w14:textId="77777777" w:rsidR="009F2112" w:rsidRDefault="005942DF" w:rsidP="00227D64">
            <w:pPr>
              <w:pStyle w:val="Compact"/>
            </w:pPr>
            <w:r>
              <w:t>Field</w:t>
            </w:r>
          </w:p>
        </w:tc>
        <w:tc>
          <w:tcPr>
            <w:tcW w:w="0" w:type="auto"/>
            <w:tcBorders>
              <w:bottom w:val="single" w:sz="0" w:space="0" w:color="auto"/>
            </w:tcBorders>
            <w:vAlign w:val="bottom"/>
          </w:tcPr>
          <w:p w14:paraId="6E293BD9" w14:textId="77777777" w:rsidR="009F2112" w:rsidRDefault="005942DF" w:rsidP="00227D64">
            <w:pPr>
              <w:pStyle w:val="Compact"/>
            </w:pPr>
            <w:r>
              <w:t>Type</w:t>
            </w:r>
          </w:p>
        </w:tc>
        <w:tc>
          <w:tcPr>
            <w:tcW w:w="0" w:type="auto"/>
            <w:tcBorders>
              <w:bottom w:val="single" w:sz="0" w:space="0" w:color="auto"/>
            </w:tcBorders>
            <w:vAlign w:val="bottom"/>
          </w:tcPr>
          <w:p w14:paraId="3EE9E294" w14:textId="77777777" w:rsidR="009F2112" w:rsidRDefault="005942DF" w:rsidP="00227D64">
            <w:pPr>
              <w:pStyle w:val="Compact"/>
            </w:pPr>
            <w:r>
              <w:t>Label</w:t>
            </w:r>
          </w:p>
        </w:tc>
        <w:tc>
          <w:tcPr>
            <w:tcW w:w="0" w:type="auto"/>
            <w:tcBorders>
              <w:bottom w:val="single" w:sz="0" w:space="0" w:color="auto"/>
            </w:tcBorders>
            <w:vAlign w:val="bottom"/>
          </w:tcPr>
          <w:p w14:paraId="2DA60D3A" w14:textId="77777777" w:rsidR="009F2112" w:rsidRDefault="005942DF" w:rsidP="00227D64">
            <w:pPr>
              <w:pStyle w:val="Compact"/>
            </w:pPr>
            <w:r>
              <w:t>Description</w:t>
            </w:r>
          </w:p>
        </w:tc>
      </w:tr>
      <w:tr w:rsidR="009F2112" w14:paraId="4FD7F63D" w14:textId="77777777" w:rsidTr="00227D64">
        <w:tc>
          <w:tcPr>
            <w:tcW w:w="0" w:type="auto"/>
          </w:tcPr>
          <w:p w14:paraId="42E8DC50" w14:textId="77777777" w:rsidR="009F2112" w:rsidRDefault="005942DF" w:rsidP="00227D64">
            <w:pPr>
              <w:pStyle w:val="Compact"/>
            </w:pPr>
            <w:r>
              <w:t>record_ids</w:t>
            </w:r>
          </w:p>
        </w:tc>
        <w:tc>
          <w:tcPr>
            <w:tcW w:w="0" w:type="auto"/>
          </w:tcPr>
          <w:p w14:paraId="7A58C479" w14:textId="77777777" w:rsidR="009F2112" w:rsidRDefault="00C715C0" w:rsidP="00227D64">
            <w:pPr>
              <w:pStyle w:val="Compact"/>
            </w:pPr>
            <w:hyperlink w:anchor="int64">
              <w:r w:rsidR="005942DF">
                <w:rPr>
                  <w:rStyle w:val="Hyperlink"/>
                </w:rPr>
                <w:t>int64</w:t>
              </w:r>
            </w:hyperlink>
          </w:p>
        </w:tc>
        <w:tc>
          <w:tcPr>
            <w:tcW w:w="0" w:type="auto"/>
          </w:tcPr>
          <w:p w14:paraId="3A7646E0" w14:textId="77777777" w:rsidR="009F2112" w:rsidRDefault="005942DF" w:rsidP="00227D64">
            <w:pPr>
              <w:pStyle w:val="Compact"/>
            </w:pPr>
            <w:r>
              <w:t>repeated</w:t>
            </w:r>
          </w:p>
        </w:tc>
        <w:tc>
          <w:tcPr>
            <w:tcW w:w="0" w:type="auto"/>
          </w:tcPr>
          <w:p w14:paraId="6689CF06" w14:textId="77777777" w:rsidR="009F2112" w:rsidRDefault="005942DF" w:rsidP="001455CC">
            <w:pPr>
              <w:pStyle w:val="Compact"/>
            </w:pPr>
            <w:r>
              <w:t xml:space="preserve">[semantically optional] </w:t>
            </w:r>
            <w:del w:id="489" w:author="mmeshek" w:date="2017-10-18T16:27:00Z">
              <w:r w:rsidDel="001455CC">
                <w:delText>T</w:delText>
              </w:r>
            </w:del>
            <w:ins w:id="490" w:author="mmeshek" w:date="2017-10-18T16:27:00Z">
              <w:r w:rsidR="001455CC">
                <w:t>t</w:t>
              </w:r>
            </w:ins>
            <w:r>
              <w:t>he list of record identifiers in the</w:t>
            </w:r>
            <w:del w:id="491" w:author="mmeshek" w:date="2017-10-18T16:07:00Z">
              <w:r w:rsidDel="00227D64">
                <w:delText xml:space="preserve"> </w:delText>
              </w:r>
            </w:del>
            <w:ins w:id="492" w:author="mmeshek" w:date="2017-10-18T16:07:00Z">
              <w:r w:rsidR="00227D64">
                <w:t> </w:t>
              </w:r>
            </w:ins>
            <w:r>
              <w:t>set</w:t>
            </w:r>
            <w:del w:id="493" w:author="mmeshek" w:date="2017-10-18T16:01:00Z">
              <w:r w:rsidDel="00227D64">
                <w:delText>.</w:delText>
              </w:r>
            </w:del>
          </w:p>
        </w:tc>
      </w:tr>
    </w:tbl>
    <w:p w14:paraId="2B0E72EE" w14:textId="77777777" w:rsidR="009F2112" w:rsidRDefault="005942DF">
      <w:pPr>
        <w:pStyle w:val="NRELHead03"/>
        <w:pPrChange w:id="494" w:author="mmeshek" w:date="2017-09-26T08:22:00Z">
          <w:pPr>
            <w:pStyle w:val="Heading3"/>
          </w:pPr>
        </w:pPrChange>
      </w:pPr>
      <w:bookmarkStart w:id="495" w:name="AesdRecords.DomainMeta"/>
      <w:bookmarkEnd w:id="495"/>
      <w:r>
        <w:t>DomainMeta</w:t>
      </w:r>
    </w:p>
    <w:p w14:paraId="645BD619" w14:textId="77777777" w:rsidR="009F2112" w:rsidRDefault="005942DF">
      <w:pPr>
        <w:pStyle w:val="NRELBodyText"/>
        <w:pPrChange w:id="496" w:author="mmeshek" w:date="2017-09-26T08:17:00Z">
          <w:pPr>
            <w:pStyle w:val="FirstParagraph"/>
          </w:pPr>
        </w:pPrChange>
      </w:pPr>
      <w:commentRangeStart w:id="497"/>
      <w:commentRangeStart w:id="498"/>
      <w:r>
        <w:t>The domain (set of valid values) for a variable.</w:t>
      </w:r>
      <w:commentRangeEnd w:id="497"/>
      <w:r w:rsidR="00156B7A">
        <w:rPr>
          <w:rStyle w:val="CommentReference"/>
          <w:rFonts w:asciiTheme="minorHAnsi" w:eastAsiaTheme="minorHAnsi" w:hAnsiTheme="minorHAnsi" w:cstheme="minorBidi"/>
          <w:color w:val="auto"/>
        </w:rPr>
        <w:commentReference w:id="497"/>
      </w:r>
      <w:commentRangeEnd w:id="498"/>
      <w:r w:rsidR="004609AA">
        <w:rPr>
          <w:rStyle w:val="CommentReference"/>
          <w:rFonts w:asciiTheme="minorHAnsi" w:eastAsiaTheme="minorHAnsi" w:hAnsiTheme="minorHAnsi" w:cstheme="minorBidi"/>
          <w:color w:val="auto"/>
        </w:rPr>
        <w:commentReference w:id="498"/>
      </w:r>
    </w:p>
    <w:p w14:paraId="32315B6B" w14:textId="77777777" w:rsidR="009F2112" w:rsidRDefault="005942DF">
      <w:pPr>
        <w:pStyle w:val="NRELBodyText"/>
        <w:pPrChange w:id="499" w:author="mmeshek" w:date="2017-09-26T08:17:00Z">
          <w:pPr>
            <w:pStyle w:val="BodyText"/>
          </w:pPr>
        </w:pPrChange>
      </w:pPr>
      <w:r>
        <w:t>There are two alternatives to specifying a domain:</w:t>
      </w:r>
    </w:p>
    <w:p w14:paraId="2A8CE5A6" w14:textId="77777777" w:rsidR="009F2112" w:rsidRDefault="00786AF4">
      <w:pPr>
        <w:pStyle w:val="NRELList01"/>
        <w:numPr>
          <w:ilvl w:val="0"/>
          <w:numId w:val="52"/>
        </w:numPr>
        <w:pPrChange w:id="500" w:author="mmeshek" w:date="2017-09-26T08:18:00Z">
          <w:pPr>
            <w:pStyle w:val="Compact"/>
            <w:numPr>
              <w:numId w:val="11"/>
            </w:numPr>
            <w:tabs>
              <w:tab w:val="num" w:pos="0"/>
            </w:tabs>
            <w:ind w:left="480" w:hanging="480"/>
          </w:pPr>
        </w:pPrChange>
      </w:pPr>
      <w:r>
        <w:fldChar w:fldCharType="begin"/>
      </w:r>
      <w:r>
        <w:instrText xml:space="preserve"> HYPERLINK \l "AesdRecords.VarInterval" \h </w:instrText>
      </w:r>
      <w:r>
        <w:fldChar w:fldCharType="separate"/>
      </w:r>
      <w:r w:rsidR="005942DF">
        <w:rPr>
          <w:rStyle w:val="Hyperlink"/>
        </w:rPr>
        <w:t>An interval</w:t>
      </w:r>
      <w:r>
        <w:rPr>
          <w:rStyle w:val="Hyperlink"/>
        </w:rPr>
        <w:fldChar w:fldCharType="end"/>
      </w:r>
      <w:r w:rsidR="005942DF">
        <w:t xml:space="preserve"> specifies a range of values in the domain.</w:t>
      </w:r>
    </w:p>
    <w:p w14:paraId="7A52D99B" w14:textId="77777777" w:rsidR="009F2112" w:rsidRDefault="00786AF4">
      <w:pPr>
        <w:pStyle w:val="NRELList01"/>
        <w:pPrChange w:id="501" w:author="mmeshek" w:date="2017-09-26T08:18:00Z">
          <w:pPr>
            <w:pStyle w:val="Compact"/>
            <w:numPr>
              <w:numId w:val="11"/>
            </w:numPr>
            <w:tabs>
              <w:tab w:val="num" w:pos="0"/>
            </w:tabs>
            <w:ind w:left="480" w:hanging="480"/>
          </w:pPr>
        </w:pPrChange>
      </w:pPr>
      <w:r>
        <w:fldChar w:fldCharType="begin"/>
      </w:r>
      <w:r>
        <w:instrText xml:space="preserve"> HYPERLINK \l "AesdRecords.VarSet" \h </w:instrText>
      </w:r>
      <w:r>
        <w:fldChar w:fldCharType="separate"/>
      </w:r>
      <w:r w:rsidR="005942DF">
        <w:rPr>
          <w:rStyle w:val="Hyperlink"/>
        </w:rPr>
        <w:t>A set</w:t>
      </w:r>
      <w:r>
        <w:rPr>
          <w:rStyle w:val="Hyperlink"/>
        </w:rPr>
        <w:fldChar w:fldCharType="end"/>
      </w:r>
      <w:r w:rsidR="005942DF">
        <w:t xml:space="preserve"> specifies a list of values in the domain.</w:t>
      </w:r>
    </w:p>
    <w:p w14:paraId="57731A60" w14:textId="77777777" w:rsidR="009F2112" w:rsidRDefault="005942DF">
      <w:pPr>
        <w:pStyle w:val="NRELBodyText"/>
        <w:pPrChange w:id="502" w:author="mmeshek" w:date="2017-09-26T08:23:00Z">
          <w:pPr>
            <w:pStyle w:val="FirstParagraph"/>
          </w:pPr>
        </w:pPrChange>
      </w:pPr>
      <w:r>
        <w:t xml:space="preserve">Exactly one of </w:t>
      </w:r>
      <w:r>
        <w:rPr>
          <w:rStyle w:val="VerbatimChar"/>
          <w:i/>
        </w:rPr>
        <w:t>interval</w:t>
      </w:r>
      <w:r>
        <w:t xml:space="preserve"> or </w:t>
      </w:r>
      <w:r>
        <w:rPr>
          <w:rStyle w:val="VerbatimChar"/>
          <w:i/>
        </w:rPr>
        <w:t>set</w:t>
      </w:r>
      <w:r>
        <w:t xml:space="preserve"> must be specified in the message.</w:t>
      </w:r>
    </w:p>
    <w:tbl>
      <w:tblPr>
        <w:tblW w:w="0" w:type="pct"/>
        <w:tblLook w:val="07E0" w:firstRow="1" w:lastRow="1" w:firstColumn="1" w:lastColumn="1" w:noHBand="1" w:noVBand="1"/>
      </w:tblPr>
      <w:tblGrid>
        <w:gridCol w:w="1018"/>
        <w:gridCol w:w="1390"/>
        <w:gridCol w:w="1069"/>
        <w:gridCol w:w="4023"/>
      </w:tblGrid>
      <w:tr w:rsidR="009F2112" w14:paraId="7EC83E7E" w14:textId="77777777">
        <w:tc>
          <w:tcPr>
            <w:tcW w:w="0" w:type="auto"/>
            <w:tcBorders>
              <w:bottom w:val="single" w:sz="0" w:space="0" w:color="auto"/>
            </w:tcBorders>
            <w:vAlign w:val="bottom"/>
          </w:tcPr>
          <w:p w14:paraId="75C7B382" w14:textId="77777777" w:rsidR="009F2112" w:rsidRDefault="005942DF">
            <w:pPr>
              <w:pStyle w:val="Compact"/>
            </w:pPr>
            <w:r>
              <w:t>Field</w:t>
            </w:r>
          </w:p>
        </w:tc>
        <w:tc>
          <w:tcPr>
            <w:tcW w:w="0" w:type="auto"/>
            <w:tcBorders>
              <w:bottom w:val="single" w:sz="0" w:space="0" w:color="auto"/>
            </w:tcBorders>
            <w:vAlign w:val="bottom"/>
          </w:tcPr>
          <w:p w14:paraId="093E6BE1" w14:textId="77777777" w:rsidR="009F2112" w:rsidRDefault="005942DF">
            <w:pPr>
              <w:pStyle w:val="Compact"/>
            </w:pPr>
            <w:r>
              <w:t>Type</w:t>
            </w:r>
          </w:p>
        </w:tc>
        <w:tc>
          <w:tcPr>
            <w:tcW w:w="0" w:type="auto"/>
            <w:tcBorders>
              <w:bottom w:val="single" w:sz="0" w:space="0" w:color="auto"/>
            </w:tcBorders>
            <w:vAlign w:val="bottom"/>
          </w:tcPr>
          <w:p w14:paraId="3ABD4EB6" w14:textId="77777777" w:rsidR="009F2112" w:rsidRDefault="005942DF">
            <w:pPr>
              <w:pStyle w:val="Compact"/>
            </w:pPr>
            <w:r>
              <w:t>Label</w:t>
            </w:r>
          </w:p>
        </w:tc>
        <w:tc>
          <w:tcPr>
            <w:tcW w:w="0" w:type="auto"/>
            <w:tcBorders>
              <w:bottom w:val="single" w:sz="0" w:space="0" w:color="auto"/>
            </w:tcBorders>
            <w:vAlign w:val="bottom"/>
          </w:tcPr>
          <w:p w14:paraId="0B8169E5" w14:textId="77777777" w:rsidR="009F2112" w:rsidRDefault="005942DF">
            <w:pPr>
              <w:pStyle w:val="Compact"/>
            </w:pPr>
            <w:r>
              <w:t>Description</w:t>
            </w:r>
          </w:p>
        </w:tc>
      </w:tr>
      <w:tr w:rsidR="009F2112" w14:paraId="178AC44E" w14:textId="77777777">
        <w:tc>
          <w:tcPr>
            <w:tcW w:w="0" w:type="auto"/>
          </w:tcPr>
          <w:p w14:paraId="631272D7" w14:textId="77777777" w:rsidR="009F2112" w:rsidRDefault="005942DF">
            <w:pPr>
              <w:pStyle w:val="Compact"/>
            </w:pPr>
            <w:r>
              <w:t>var_id</w:t>
            </w:r>
          </w:p>
        </w:tc>
        <w:tc>
          <w:tcPr>
            <w:tcW w:w="0" w:type="auto"/>
          </w:tcPr>
          <w:p w14:paraId="55CC80BD" w14:textId="77777777" w:rsidR="009F2112" w:rsidRDefault="00C715C0">
            <w:pPr>
              <w:pStyle w:val="Compact"/>
            </w:pPr>
            <w:hyperlink w:anchor="int32">
              <w:r w:rsidR="005942DF">
                <w:rPr>
                  <w:rStyle w:val="Hyperlink"/>
                </w:rPr>
                <w:t>int32</w:t>
              </w:r>
            </w:hyperlink>
          </w:p>
        </w:tc>
        <w:tc>
          <w:tcPr>
            <w:tcW w:w="0" w:type="auto"/>
          </w:tcPr>
          <w:p w14:paraId="2173BC50" w14:textId="77777777" w:rsidR="009F2112" w:rsidRDefault="005942DF">
            <w:pPr>
              <w:pStyle w:val="Compact"/>
            </w:pPr>
            <w:r>
              <w:t>optional</w:t>
            </w:r>
          </w:p>
        </w:tc>
        <w:tc>
          <w:tcPr>
            <w:tcW w:w="0" w:type="auto"/>
          </w:tcPr>
          <w:p w14:paraId="700C00E2" w14:textId="77777777" w:rsidR="009F2112" w:rsidRDefault="005942DF">
            <w:pPr>
              <w:pStyle w:val="Compact"/>
            </w:pPr>
            <w:r>
              <w:t>[semantically required]</w:t>
            </w:r>
          </w:p>
        </w:tc>
      </w:tr>
      <w:tr w:rsidR="009F2112" w14:paraId="68945AAE" w14:textId="77777777">
        <w:tc>
          <w:tcPr>
            <w:tcW w:w="0" w:type="auto"/>
          </w:tcPr>
          <w:p w14:paraId="4199B4E2" w14:textId="77777777" w:rsidR="009F2112" w:rsidRDefault="005942DF">
            <w:pPr>
              <w:pStyle w:val="Compact"/>
            </w:pPr>
            <w:r>
              <w:t>interval</w:t>
            </w:r>
          </w:p>
        </w:tc>
        <w:tc>
          <w:tcPr>
            <w:tcW w:w="0" w:type="auto"/>
          </w:tcPr>
          <w:p w14:paraId="40BD260E" w14:textId="77777777" w:rsidR="009F2112" w:rsidRDefault="00C715C0">
            <w:pPr>
              <w:pStyle w:val="Compact"/>
            </w:pPr>
            <w:hyperlink w:anchor="AesdRecords.VarInterval">
              <w:r w:rsidR="005942DF">
                <w:rPr>
                  <w:rStyle w:val="Hyperlink"/>
                </w:rPr>
                <w:t>VarInterval</w:t>
              </w:r>
            </w:hyperlink>
          </w:p>
        </w:tc>
        <w:tc>
          <w:tcPr>
            <w:tcW w:w="0" w:type="auto"/>
          </w:tcPr>
          <w:p w14:paraId="3369CCC4" w14:textId="77777777" w:rsidR="009F2112" w:rsidRDefault="005942DF">
            <w:pPr>
              <w:pStyle w:val="Compact"/>
            </w:pPr>
            <w:r>
              <w:t>optional</w:t>
            </w:r>
          </w:p>
        </w:tc>
        <w:tc>
          <w:tcPr>
            <w:tcW w:w="0" w:type="auto"/>
          </w:tcPr>
          <w:p w14:paraId="7CE14155" w14:textId="77777777" w:rsidR="009F2112" w:rsidRDefault="005942DF" w:rsidP="00227D64">
            <w:pPr>
              <w:pStyle w:val="Compact"/>
            </w:pPr>
            <w:del w:id="503" w:author="mmeshek" w:date="2017-10-18T16:27:00Z">
              <w:r w:rsidDel="001455CC">
                <w:delText>T</w:delText>
              </w:r>
            </w:del>
            <w:ins w:id="504" w:author="mmeshek" w:date="2017-10-18T16:27:00Z">
              <w:r w:rsidR="001455CC">
                <w:t>t</w:t>
              </w:r>
            </w:ins>
            <w:r>
              <w:t>he interval of values in the domain</w:t>
            </w:r>
            <w:del w:id="505" w:author="mmeshek" w:date="2017-10-18T16:07:00Z">
              <w:r w:rsidDel="00227D64">
                <w:delText>.</w:delText>
              </w:r>
            </w:del>
          </w:p>
        </w:tc>
      </w:tr>
      <w:tr w:rsidR="009F2112" w14:paraId="79F3B510" w14:textId="77777777">
        <w:tc>
          <w:tcPr>
            <w:tcW w:w="0" w:type="auto"/>
          </w:tcPr>
          <w:p w14:paraId="1E67A858" w14:textId="77777777" w:rsidR="009F2112" w:rsidRDefault="005942DF">
            <w:pPr>
              <w:pStyle w:val="Compact"/>
            </w:pPr>
            <w:r>
              <w:t>set</w:t>
            </w:r>
          </w:p>
        </w:tc>
        <w:tc>
          <w:tcPr>
            <w:tcW w:w="0" w:type="auto"/>
          </w:tcPr>
          <w:p w14:paraId="09B1F75D" w14:textId="77777777" w:rsidR="009F2112" w:rsidRDefault="00C715C0">
            <w:pPr>
              <w:pStyle w:val="Compact"/>
            </w:pPr>
            <w:hyperlink w:anchor="AesdRecords.VarSet">
              <w:r w:rsidR="005942DF">
                <w:rPr>
                  <w:rStyle w:val="Hyperlink"/>
                </w:rPr>
                <w:t>VarSet</w:t>
              </w:r>
            </w:hyperlink>
          </w:p>
        </w:tc>
        <w:tc>
          <w:tcPr>
            <w:tcW w:w="0" w:type="auto"/>
          </w:tcPr>
          <w:p w14:paraId="0B6B5187" w14:textId="77777777" w:rsidR="009F2112" w:rsidRDefault="005942DF">
            <w:pPr>
              <w:pStyle w:val="Compact"/>
            </w:pPr>
            <w:r>
              <w:t>optional</w:t>
            </w:r>
          </w:p>
        </w:tc>
        <w:tc>
          <w:tcPr>
            <w:tcW w:w="0" w:type="auto"/>
          </w:tcPr>
          <w:p w14:paraId="2F235800" w14:textId="77777777" w:rsidR="009F2112" w:rsidRDefault="005942DF" w:rsidP="00227D64">
            <w:pPr>
              <w:pStyle w:val="Compact"/>
            </w:pPr>
            <w:del w:id="506" w:author="mmeshek" w:date="2017-10-18T16:27:00Z">
              <w:r w:rsidDel="001455CC">
                <w:delText>T</w:delText>
              </w:r>
            </w:del>
            <w:ins w:id="507" w:author="mmeshek" w:date="2017-10-18T16:27:00Z">
              <w:r w:rsidR="001455CC">
                <w:t>t</w:t>
              </w:r>
            </w:ins>
            <w:r>
              <w:t>he list of values in the domain</w:t>
            </w:r>
            <w:del w:id="508" w:author="mmeshek" w:date="2017-10-18T16:08:00Z">
              <w:r w:rsidDel="00227D64">
                <w:delText>.</w:delText>
              </w:r>
            </w:del>
          </w:p>
        </w:tc>
      </w:tr>
    </w:tbl>
    <w:p w14:paraId="15762871" w14:textId="77777777" w:rsidR="009F2112" w:rsidRDefault="005942DF">
      <w:pPr>
        <w:pStyle w:val="NRELHead03"/>
        <w:pPrChange w:id="509" w:author="mmeshek" w:date="2017-09-26T08:22:00Z">
          <w:pPr>
            <w:pStyle w:val="Heading3"/>
          </w:pPr>
        </w:pPrChange>
      </w:pPr>
      <w:bookmarkStart w:id="510" w:name="AesdRecords.DoubleList"/>
      <w:bookmarkEnd w:id="510"/>
      <w:r>
        <w:t>DoubleList</w:t>
      </w:r>
    </w:p>
    <w:p w14:paraId="70FA33D1" w14:textId="77777777" w:rsidR="009F2112" w:rsidRDefault="005942DF">
      <w:pPr>
        <w:pStyle w:val="NRELBodyText"/>
        <w:pPrChange w:id="511" w:author="mmeshek" w:date="2017-09-26T08:23:00Z">
          <w:pPr>
            <w:pStyle w:val="FirstParagraph"/>
          </w:pPr>
        </w:pPrChange>
      </w:pPr>
      <w:commentRangeStart w:id="512"/>
      <w:commentRangeStart w:id="513"/>
      <w:commentRangeStart w:id="514"/>
      <w:commentRangeStart w:id="515"/>
      <w:r>
        <w:t>A list of real numbers.</w:t>
      </w:r>
      <w:commentRangeEnd w:id="512"/>
      <w:r w:rsidR="00156B7A">
        <w:rPr>
          <w:rStyle w:val="CommentReference"/>
          <w:rFonts w:asciiTheme="minorHAnsi" w:eastAsiaTheme="minorHAnsi" w:hAnsiTheme="minorHAnsi" w:cstheme="minorBidi"/>
          <w:color w:val="auto"/>
        </w:rPr>
        <w:commentReference w:id="512"/>
      </w:r>
      <w:commentRangeEnd w:id="513"/>
      <w:commentRangeEnd w:id="514"/>
      <w:commentRangeEnd w:id="515"/>
      <w:r w:rsidR="004609AA">
        <w:rPr>
          <w:rStyle w:val="CommentReference"/>
          <w:rFonts w:asciiTheme="minorHAnsi" w:eastAsiaTheme="minorHAnsi" w:hAnsiTheme="minorHAnsi" w:cstheme="minorBidi"/>
          <w:color w:val="auto"/>
        </w:rPr>
        <w:commentReference w:id="514"/>
      </w:r>
      <w:r w:rsidR="00227D64">
        <w:rPr>
          <w:rStyle w:val="CommentReference"/>
          <w:rFonts w:asciiTheme="minorHAnsi" w:eastAsiaTheme="minorHAnsi" w:hAnsiTheme="minorHAnsi" w:cstheme="minorBidi"/>
          <w:color w:val="auto"/>
        </w:rPr>
        <w:commentReference w:id="513"/>
      </w:r>
      <w:r w:rsidR="004609AA">
        <w:rPr>
          <w:rStyle w:val="CommentReference"/>
          <w:rFonts w:asciiTheme="minorHAnsi" w:eastAsiaTheme="minorHAnsi" w:hAnsiTheme="minorHAnsi" w:cstheme="minorBidi"/>
          <w:color w:val="auto"/>
        </w:rPr>
        <w:commentReference w:id="515"/>
      </w:r>
    </w:p>
    <w:tbl>
      <w:tblPr>
        <w:tblW w:w="0" w:type="pct"/>
        <w:tblLook w:val="07E0" w:firstRow="1" w:lastRow="1" w:firstColumn="1" w:lastColumn="1" w:noHBand="1" w:noVBand="1"/>
      </w:tblPr>
      <w:tblGrid>
        <w:gridCol w:w="873"/>
        <w:gridCol w:w="923"/>
        <w:gridCol w:w="1132"/>
        <w:gridCol w:w="4623"/>
      </w:tblGrid>
      <w:tr w:rsidR="009F2112" w14:paraId="731380DD" w14:textId="77777777">
        <w:tc>
          <w:tcPr>
            <w:tcW w:w="0" w:type="auto"/>
            <w:tcBorders>
              <w:bottom w:val="single" w:sz="0" w:space="0" w:color="auto"/>
            </w:tcBorders>
            <w:vAlign w:val="bottom"/>
          </w:tcPr>
          <w:p w14:paraId="49A2BEAE" w14:textId="77777777" w:rsidR="009F2112" w:rsidRDefault="005942DF">
            <w:pPr>
              <w:pStyle w:val="Compact"/>
            </w:pPr>
            <w:r>
              <w:t>Field</w:t>
            </w:r>
          </w:p>
        </w:tc>
        <w:tc>
          <w:tcPr>
            <w:tcW w:w="0" w:type="auto"/>
            <w:tcBorders>
              <w:bottom w:val="single" w:sz="0" w:space="0" w:color="auto"/>
            </w:tcBorders>
            <w:vAlign w:val="bottom"/>
          </w:tcPr>
          <w:p w14:paraId="0379E677" w14:textId="77777777" w:rsidR="009F2112" w:rsidRDefault="005942DF">
            <w:pPr>
              <w:pStyle w:val="Compact"/>
            </w:pPr>
            <w:r>
              <w:t>Type</w:t>
            </w:r>
          </w:p>
        </w:tc>
        <w:tc>
          <w:tcPr>
            <w:tcW w:w="0" w:type="auto"/>
            <w:tcBorders>
              <w:bottom w:val="single" w:sz="0" w:space="0" w:color="auto"/>
            </w:tcBorders>
            <w:vAlign w:val="bottom"/>
          </w:tcPr>
          <w:p w14:paraId="768B211E" w14:textId="77777777" w:rsidR="009F2112" w:rsidRDefault="005942DF">
            <w:pPr>
              <w:pStyle w:val="Compact"/>
            </w:pPr>
            <w:r>
              <w:t>Label</w:t>
            </w:r>
          </w:p>
        </w:tc>
        <w:tc>
          <w:tcPr>
            <w:tcW w:w="0" w:type="auto"/>
            <w:tcBorders>
              <w:bottom w:val="single" w:sz="0" w:space="0" w:color="auto"/>
            </w:tcBorders>
            <w:vAlign w:val="bottom"/>
          </w:tcPr>
          <w:p w14:paraId="52827D73" w14:textId="77777777" w:rsidR="009F2112" w:rsidRDefault="005942DF">
            <w:pPr>
              <w:pStyle w:val="Compact"/>
            </w:pPr>
            <w:r>
              <w:t>Description</w:t>
            </w:r>
          </w:p>
        </w:tc>
      </w:tr>
      <w:tr w:rsidR="009F2112" w14:paraId="60C40C8B" w14:textId="77777777">
        <w:tc>
          <w:tcPr>
            <w:tcW w:w="0" w:type="auto"/>
          </w:tcPr>
          <w:p w14:paraId="4E438131" w14:textId="77777777" w:rsidR="009F2112" w:rsidRDefault="005942DF">
            <w:pPr>
              <w:pStyle w:val="Compact"/>
            </w:pPr>
            <w:r>
              <w:t>values</w:t>
            </w:r>
          </w:p>
        </w:tc>
        <w:tc>
          <w:tcPr>
            <w:tcW w:w="0" w:type="auto"/>
          </w:tcPr>
          <w:p w14:paraId="0EC005A7" w14:textId="77777777" w:rsidR="009F2112" w:rsidRDefault="00C715C0">
            <w:pPr>
              <w:pStyle w:val="Compact"/>
            </w:pPr>
            <w:hyperlink w:anchor="double">
              <w:r w:rsidR="005942DF">
                <w:rPr>
                  <w:rStyle w:val="Hyperlink"/>
                </w:rPr>
                <w:t>double</w:t>
              </w:r>
            </w:hyperlink>
          </w:p>
        </w:tc>
        <w:tc>
          <w:tcPr>
            <w:tcW w:w="0" w:type="auto"/>
          </w:tcPr>
          <w:p w14:paraId="77A58AC4" w14:textId="77777777" w:rsidR="009F2112" w:rsidRDefault="005942DF">
            <w:pPr>
              <w:pStyle w:val="Compact"/>
            </w:pPr>
            <w:r>
              <w:t>repeated</w:t>
            </w:r>
          </w:p>
        </w:tc>
        <w:tc>
          <w:tcPr>
            <w:tcW w:w="0" w:type="auto"/>
          </w:tcPr>
          <w:p w14:paraId="24C97CC3" w14:textId="77777777" w:rsidR="009F2112" w:rsidRDefault="005942DF" w:rsidP="001455CC">
            <w:pPr>
              <w:pStyle w:val="Compact"/>
            </w:pPr>
            <w:r>
              <w:t xml:space="preserve">[semantically required] </w:t>
            </w:r>
            <w:del w:id="516" w:author="mmeshek" w:date="2017-10-18T16:27:00Z">
              <w:r w:rsidDel="001455CC">
                <w:delText>T</w:delText>
              </w:r>
            </w:del>
            <w:ins w:id="517" w:author="mmeshek" w:date="2017-10-18T16:27:00Z">
              <w:r w:rsidR="001455CC">
                <w:t>t</w:t>
              </w:r>
            </w:ins>
            <w:r>
              <w:t>he real numbers</w:t>
            </w:r>
            <w:del w:id="518" w:author="mmeshek" w:date="2017-10-18T16:08:00Z">
              <w:r w:rsidDel="00227D64">
                <w:delText>.</w:delText>
              </w:r>
            </w:del>
          </w:p>
        </w:tc>
      </w:tr>
    </w:tbl>
    <w:p w14:paraId="5C222A2E" w14:textId="77777777" w:rsidR="009F2112" w:rsidRDefault="005942DF" w:rsidP="00514070">
      <w:pPr>
        <w:pStyle w:val="Heading3"/>
      </w:pPr>
      <w:bookmarkStart w:id="519" w:name="AesdRecords.FilterExpression"/>
      <w:bookmarkEnd w:id="519"/>
      <w:r>
        <w:t>FilterExpression</w:t>
      </w:r>
    </w:p>
    <w:p w14:paraId="25B8FFF4" w14:textId="77777777" w:rsidR="009F2112" w:rsidRDefault="005942DF" w:rsidP="00514070">
      <w:pPr>
        <w:pStyle w:val="FirstParagraph"/>
      </w:pPr>
      <w:r>
        <w:t xml:space="preserve">A filtering expression is a composition of logical conditions on a </w:t>
      </w:r>
      <w:hyperlink w:anchor="AesdRecords.Record">
        <w:r>
          <w:rPr>
            <w:rStyle w:val="Hyperlink"/>
          </w:rPr>
          <w:t>record</w:t>
        </w:r>
      </w:hyperlink>
      <w:r>
        <w:t>. It can be used to filter records. There are four alternatives to specifying a filter expression:</w:t>
      </w:r>
    </w:p>
    <w:p w14:paraId="453FF3EE" w14:textId="77777777" w:rsidR="009F2112" w:rsidRDefault="005942DF">
      <w:pPr>
        <w:pStyle w:val="NRELList01"/>
        <w:numPr>
          <w:ilvl w:val="0"/>
          <w:numId w:val="55"/>
        </w:numPr>
        <w:pPrChange w:id="520" w:author="mmeshek" w:date="2017-09-26T08:32:00Z">
          <w:pPr>
            <w:pStyle w:val="Compact"/>
            <w:numPr>
              <w:numId w:val="12"/>
            </w:numPr>
            <w:tabs>
              <w:tab w:val="num" w:pos="0"/>
            </w:tabs>
            <w:ind w:left="480" w:hanging="480"/>
          </w:pPr>
        </w:pPrChange>
      </w:pPr>
      <w:r>
        <w:t xml:space="preserve">The </w:t>
      </w:r>
      <w:r w:rsidR="00786AF4">
        <w:fldChar w:fldCharType="begin"/>
      </w:r>
      <w:r w:rsidR="00786AF4">
        <w:instrText xml:space="preserve"> HYPERLINK \l "AesdRecords.FilterNot" \h </w:instrText>
      </w:r>
      <w:r w:rsidR="00786AF4">
        <w:fldChar w:fldCharType="separate"/>
      </w:r>
      <w:r>
        <w:rPr>
          <w:rStyle w:val="Hyperlink"/>
        </w:rPr>
        <w:t>logical negation</w:t>
      </w:r>
      <w:r w:rsidR="00786AF4">
        <w:rPr>
          <w:rStyle w:val="Hyperlink"/>
        </w:rPr>
        <w:fldChar w:fldCharType="end"/>
      </w:r>
      <w:r>
        <w:t xml:space="preserve"> of another filtering expression</w:t>
      </w:r>
      <w:del w:id="521" w:author="mmeshek" w:date="2017-10-18T16:10:00Z">
        <w:r w:rsidDel="00F722D0">
          <w:delText>.</w:delText>
        </w:r>
      </w:del>
    </w:p>
    <w:p w14:paraId="417DC575" w14:textId="77777777" w:rsidR="009F2112" w:rsidRDefault="005942DF">
      <w:pPr>
        <w:pStyle w:val="NRELList01"/>
        <w:pPrChange w:id="522" w:author="mmeshek" w:date="2017-09-26T08:32:00Z">
          <w:pPr>
            <w:pStyle w:val="Compact"/>
            <w:numPr>
              <w:numId w:val="12"/>
            </w:numPr>
            <w:tabs>
              <w:tab w:val="num" w:pos="0"/>
            </w:tabs>
            <w:ind w:left="480" w:hanging="480"/>
          </w:pPr>
        </w:pPrChange>
      </w:pPr>
      <w:r>
        <w:t xml:space="preserve">The </w:t>
      </w:r>
      <w:r w:rsidR="00786AF4">
        <w:fldChar w:fldCharType="begin"/>
      </w:r>
      <w:r w:rsidR="00786AF4">
        <w:instrText xml:space="preserve"> HYPERLINK \l "AesdRecords.FilterUnion" \h </w:instrText>
      </w:r>
      <w:r w:rsidR="00786AF4">
        <w:fldChar w:fldCharType="separate"/>
      </w:r>
      <w:r>
        <w:rPr>
          <w:rStyle w:val="Hyperlink"/>
        </w:rPr>
        <w:t>set union</w:t>
      </w:r>
      <w:r w:rsidR="00786AF4">
        <w:rPr>
          <w:rStyle w:val="Hyperlink"/>
        </w:rPr>
        <w:fldChar w:fldCharType="end"/>
      </w:r>
      <w:r>
        <w:t xml:space="preserve"> of multiple filtering expressions</w:t>
      </w:r>
      <w:del w:id="523" w:author="mmeshek" w:date="2017-10-18T16:10:00Z">
        <w:r w:rsidDel="00F722D0">
          <w:delText>.</w:delText>
        </w:r>
      </w:del>
    </w:p>
    <w:p w14:paraId="110CE4BC" w14:textId="77777777" w:rsidR="009F2112" w:rsidRDefault="005942DF">
      <w:pPr>
        <w:pStyle w:val="NRELList01"/>
        <w:pPrChange w:id="524" w:author="mmeshek" w:date="2017-09-26T08:32:00Z">
          <w:pPr>
            <w:pStyle w:val="Compact"/>
            <w:numPr>
              <w:numId w:val="12"/>
            </w:numPr>
            <w:tabs>
              <w:tab w:val="num" w:pos="0"/>
            </w:tabs>
            <w:ind w:left="480" w:hanging="480"/>
          </w:pPr>
        </w:pPrChange>
      </w:pPr>
      <w:r>
        <w:lastRenderedPageBreak/>
        <w:t xml:space="preserve">The </w:t>
      </w:r>
      <w:r w:rsidR="00786AF4">
        <w:fldChar w:fldCharType="begin"/>
      </w:r>
      <w:r w:rsidR="00786AF4">
        <w:instrText xml:space="preserve"> HYPERLINK \l "AesdRecords.FilterIntersection" \h </w:instrText>
      </w:r>
      <w:r w:rsidR="00786AF4">
        <w:fldChar w:fldCharType="separate"/>
      </w:r>
      <w:r>
        <w:rPr>
          <w:rStyle w:val="Hyperlink"/>
        </w:rPr>
        <w:t>set intersection</w:t>
      </w:r>
      <w:r w:rsidR="00786AF4">
        <w:rPr>
          <w:rStyle w:val="Hyperlink"/>
        </w:rPr>
        <w:fldChar w:fldCharType="end"/>
      </w:r>
      <w:r>
        <w:t xml:space="preserve"> of multiple filtering expressions</w:t>
      </w:r>
      <w:del w:id="525" w:author="mmeshek" w:date="2017-10-18T16:10:00Z">
        <w:r w:rsidDel="00F722D0">
          <w:delText>.</w:delText>
        </w:r>
      </w:del>
    </w:p>
    <w:p w14:paraId="36AFC1DC" w14:textId="77777777" w:rsidR="009F2112" w:rsidRDefault="00786AF4">
      <w:pPr>
        <w:pStyle w:val="NRELList01"/>
        <w:pPrChange w:id="526" w:author="mmeshek" w:date="2017-09-26T08:32:00Z">
          <w:pPr>
            <w:pStyle w:val="Compact"/>
            <w:numPr>
              <w:numId w:val="12"/>
            </w:numPr>
            <w:tabs>
              <w:tab w:val="num" w:pos="0"/>
            </w:tabs>
            <w:ind w:left="480" w:hanging="480"/>
          </w:pPr>
        </w:pPrChange>
      </w:pPr>
      <w:r>
        <w:fldChar w:fldCharType="begin"/>
      </w:r>
      <w:r>
        <w:instrText xml:space="preserve"> HYPERLINK \l "AesdRecords.DomainMeta" \h </w:instrText>
      </w:r>
      <w:r>
        <w:fldChar w:fldCharType="separate"/>
      </w:r>
      <w:r w:rsidR="005942DF">
        <w:rPr>
          <w:rStyle w:val="Hyperlink"/>
        </w:rPr>
        <w:t>Particular values</w:t>
      </w:r>
      <w:r>
        <w:rPr>
          <w:rStyle w:val="Hyperlink"/>
        </w:rPr>
        <w:fldChar w:fldCharType="end"/>
      </w:r>
      <w:r w:rsidR="005942DF">
        <w:t xml:space="preserve"> of variables in a record.</w:t>
      </w:r>
    </w:p>
    <w:p w14:paraId="0FACEC4B" w14:textId="77777777" w:rsidR="009F2112" w:rsidRDefault="005942DF">
      <w:pPr>
        <w:pStyle w:val="NRELBodyText"/>
        <w:pPrChange w:id="527" w:author="mmeshek" w:date="2017-09-26T08:23:00Z">
          <w:pPr>
            <w:pStyle w:val="FirstParagraph"/>
          </w:pPr>
        </w:pPrChange>
      </w:pPr>
      <w:r>
        <w:t xml:space="preserve">Exactly one of </w:t>
      </w:r>
      <w:r>
        <w:rPr>
          <w:rStyle w:val="VerbatimChar"/>
          <w:i/>
        </w:rPr>
        <w:t>filter_not</w:t>
      </w:r>
      <w:r>
        <w:t xml:space="preserve">, </w:t>
      </w:r>
      <w:r>
        <w:rPr>
          <w:rStyle w:val="VerbatimChar"/>
          <w:i/>
        </w:rPr>
        <w:t>filter_union</w:t>
      </w:r>
      <w:r>
        <w:t xml:space="preserve">, </w:t>
      </w:r>
      <w:r>
        <w:rPr>
          <w:rStyle w:val="VerbatimChar"/>
          <w:i/>
        </w:rPr>
        <w:t>filter_intersection</w:t>
      </w:r>
      <w:r>
        <w:t xml:space="preserve">, or </w:t>
      </w:r>
      <w:r>
        <w:rPr>
          <w:rStyle w:val="VerbatimChar"/>
          <w:i/>
        </w:rPr>
        <w:t>filter_domain</w:t>
      </w:r>
      <w:r>
        <w:t xml:space="preserve"> must be specified in this message.</w:t>
      </w:r>
    </w:p>
    <w:tbl>
      <w:tblPr>
        <w:tblW w:w="0" w:type="pct"/>
        <w:tblLook w:val="07E0" w:firstRow="1" w:lastRow="1" w:firstColumn="1" w:lastColumn="1" w:noHBand="1" w:noVBand="1"/>
      </w:tblPr>
      <w:tblGrid>
        <w:gridCol w:w="2041"/>
        <w:gridCol w:w="2019"/>
        <w:gridCol w:w="1069"/>
        <w:gridCol w:w="3736"/>
      </w:tblGrid>
      <w:tr w:rsidR="009F2112" w14:paraId="5627939E" w14:textId="77777777">
        <w:tc>
          <w:tcPr>
            <w:tcW w:w="0" w:type="auto"/>
            <w:tcBorders>
              <w:bottom w:val="single" w:sz="0" w:space="0" w:color="auto"/>
            </w:tcBorders>
            <w:vAlign w:val="bottom"/>
          </w:tcPr>
          <w:p w14:paraId="77F1A4C7" w14:textId="77777777" w:rsidR="009F2112" w:rsidRDefault="005942DF">
            <w:pPr>
              <w:pStyle w:val="Compact"/>
            </w:pPr>
            <w:r>
              <w:t>Field</w:t>
            </w:r>
          </w:p>
        </w:tc>
        <w:tc>
          <w:tcPr>
            <w:tcW w:w="0" w:type="auto"/>
            <w:tcBorders>
              <w:bottom w:val="single" w:sz="0" w:space="0" w:color="auto"/>
            </w:tcBorders>
            <w:vAlign w:val="bottom"/>
          </w:tcPr>
          <w:p w14:paraId="0C4B5497" w14:textId="77777777" w:rsidR="009F2112" w:rsidRDefault="005942DF">
            <w:pPr>
              <w:pStyle w:val="Compact"/>
            </w:pPr>
            <w:r>
              <w:t>Type</w:t>
            </w:r>
          </w:p>
        </w:tc>
        <w:tc>
          <w:tcPr>
            <w:tcW w:w="0" w:type="auto"/>
            <w:tcBorders>
              <w:bottom w:val="single" w:sz="0" w:space="0" w:color="auto"/>
            </w:tcBorders>
            <w:vAlign w:val="bottom"/>
          </w:tcPr>
          <w:p w14:paraId="40F8E6B8" w14:textId="77777777" w:rsidR="009F2112" w:rsidRDefault="005942DF">
            <w:pPr>
              <w:pStyle w:val="Compact"/>
            </w:pPr>
            <w:r>
              <w:t>Label</w:t>
            </w:r>
          </w:p>
        </w:tc>
        <w:tc>
          <w:tcPr>
            <w:tcW w:w="0" w:type="auto"/>
            <w:tcBorders>
              <w:bottom w:val="single" w:sz="0" w:space="0" w:color="auto"/>
            </w:tcBorders>
            <w:vAlign w:val="bottom"/>
          </w:tcPr>
          <w:p w14:paraId="27B7EDB9" w14:textId="77777777" w:rsidR="009F2112" w:rsidRDefault="005942DF">
            <w:pPr>
              <w:pStyle w:val="Compact"/>
            </w:pPr>
            <w:r>
              <w:t>Description</w:t>
            </w:r>
          </w:p>
        </w:tc>
      </w:tr>
      <w:tr w:rsidR="009F2112" w14:paraId="0C63985C" w14:textId="77777777">
        <w:tc>
          <w:tcPr>
            <w:tcW w:w="0" w:type="auto"/>
          </w:tcPr>
          <w:p w14:paraId="47570431" w14:textId="77777777" w:rsidR="009F2112" w:rsidRDefault="005942DF">
            <w:pPr>
              <w:pStyle w:val="Compact"/>
            </w:pPr>
            <w:r>
              <w:t>filter_not</w:t>
            </w:r>
          </w:p>
        </w:tc>
        <w:tc>
          <w:tcPr>
            <w:tcW w:w="0" w:type="auto"/>
          </w:tcPr>
          <w:p w14:paraId="7048A5F0" w14:textId="77777777" w:rsidR="009F2112" w:rsidRDefault="00C715C0">
            <w:pPr>
              <w:pStyle w:val="Compact"/>
            </w:pPr>
            <w:hyperlink w:anchor="AesdRecords.FilterNot">
              <w:r w:rsidR="005942DF">
                <w:rPr>
                  <w:rStyle w:val="Hyperlink"/>
                </w:rPr>
                <w:t>FilterNot</w:t>
              </w:r>
            </w:hyperlink>
          </w:p>
        </w:tc>
        <w:tc>
          <w:tcPr>
            <w:tcW w:w="0" w:type="auto"/>
          </w:tcPr>
          <w:p w14:paraId="2E12D5BC" w14:textId="77777777" w:rsidR="009F2112" w:rsidRDefault="005942DF">
            <w:pPr>
              <w:pStyle w:val="Compact"/>
            </w:pPr>
            <w:r>
              <w:t>optional</w:t>
            </w:r>
          </w:p>
        </w:tc>
        <w:tc>
          <w:tcPr>
            <w:tcW w:w="0" w:type="auto"/>
          </w:tcPr>
          <w:p w14:paraId="239E565B" w14:textId="77777777" w:rsidR="009F2112" w:rsidRDefault="005942DF" w:rsidP="00F722D0">
            <w:pPr>
              <w:pStyle w:val="Compact"/>
            </w:pPr>
            <w:del w:id="528" w:author="mmeshek" w:date="2017-10-18T16:27:00Z">
              <w:r w:rsidDel="001455CC">
                <w:delText>L</w:delText>
              </w:r>
            </w:del>
            <w:ins w:id="529" w:author="mmeshek" w:date="2017-10-18T16:27:00Z">
              <w:r w:rsidR="001455CC">
                <w:t>l</w:t>
              </w:r>
            </w:ins>
            <w:r>
              <w:t>ogical negation of an expression</w:t>
            </w:r>
            <w:del w:id="530" w:author="mmeshek" w:date="2017-10-18T16:10:00Z">
              <w:r w:rsidDel="00F722D0">
                <w:delText>.</w:delText>
              </w:r>
            </w:del>
          </w:p>
        </w:tc>
      </w:tr>
      <w:tr w:rsidR="009F2112" w14:paraId="211E6811" w14:textId="77777777">
        <w:tc>
          <w:tcPr>
            <w:tcW w:w="0" w:type="auto"/>
          </w:tcPr>
          <w:p w14:paraId="63D8B6D8" w14:textId="77777777" w:rsidR="009F2112" w:rsidRDefault="005942DF">
            <w:pPr>
              <w:pStyle w:val="Compact"/>
            </w:pPr>
            <w:r>
              <w:t>filter_union</w:t>
            </w:r>
          </w:p>
        </w:tc>
        <w:tc>
          <w:tcPr>
            <w:tcW w:w="0" w:type="auto"/>
          </w:tcPr>
          <w:p w14:paraId="0BEB69DE" w14:textId="77777777" w:rsidR="009F2112" w:rsidRDefault="00C715C0">
            <w:pPr>
              <w:pStyle w:val="Compact"/>
            </w:pPr>
            <w:hyperlink w:anchor="AesdRecords.FilterUnion">
              <w:r w:rsidR="005942DF">
                <w:rPr>
                  <w:rStyle w:val="Hyperlink"/>
                </w:rPr>
                <w:t>FilterUnion</w:t>
              </w:r>
            </w:hyperlink>
          </w:p>
        </w:tc>
        <w:tc>
          <w:tcPr>
            <w:tcW w:w="0" w:type="auto"/>
          </w:tcPr>
          <w:p w14:paraId="6149249E" w14:textId="77777777" w:rsidR="009F2112" w:rsidRDefault="005942DF">
            <w:pPr>
              <w:pStyle w:val="Compact"/>
            </w:pPr>
            <w:r>
              <w:t>optional</w:t>
            </w:r>
          </w:p>
        </w:tc>
        <w:tc>
          <w:tcPr>
            <w:tcW w:w="0" w:type="auto"/>
          </w:tcPr>
          <w:p w14:paraId="4E0E995D" w14:textId="77777777" w:rsidR="009F2112" w:rsidRDefault="001455CC" w:rsidP="001455CC">
            <w:pPr>
              <w:pStyle w:val="Compact"/>
            </w:pPr>
            <w:ins w:id="531" w:author="mmeshek" w:date="2017-10-18T16:27:00Z">
              <w:r>
                <w:t>s</w:t>
              </w:r>
            </w:ins>
            <w:del w:id="532" w:author="mmeshek" w:date="2017-10-18T16:27:00Z">
              <w:r w:rsidR="005942DF" w:rsidDel="001455CC">
                <w:delText>S</w:delText>
              </w:r>
            </w:del>
            <w:r w:rsidR="005942DF">
              <w:t>et union of expressions</w:t>
            </w:r>
            <w:del w:id="533" w:author="mmeshek" w:date="2017-10-18T16:10:00Z">
              <w:r w:rsidR="005942DF" w:rsidDel="00F722D0">
                <w:delText>.</w:delText>
              </w:r>
            </w:del>
          </w:p>
        </w:tc>
      </w:tr>
      <w:tr w:rsidR="009F2112" w14:paraId="670BFD57" w14:textId="77777777">
        <w:tc>
          <w:tcPr>
            <w:tcW w:w="0" w:type="auto"/>
          </w:tcPr>
          <w:p w14:paraId="268B2181" w14:textId="77777777" w:rsidR="009F2112" w:rsidRDefault="005942DF">
            <w:pPr>
              <w:pStyle w:val="Compact"/>
            </w:pPr>
            <w:r>
              <w:t>filter_intersection</w:t>
            </w:r>
          </w:p>
        </w:tc>
        <w:tc>
          <w:tcPr>
            <w:tcW w:w="0" w:type="auto"/>
          </w:tcPr>
          <w:p w14:paraId="429116B9" w14:textId="77777777" w:rsidR="009F2112" w:rsidRDefault="00C715C0">
            <w:pPr>
              <w:pStyle w:val="Compact"/>
            </w:pPr>
            <w:hyperlink w:anchor="AesdRecords.FilterIntersection">
              <w:r w:rsidR="005942DF">
                <w:rPr>
                  <w:rStyle w:val="Hyperlink"/>
                </w:rPr>
                <w:t>FilterIntersection</w:t>
              </w:r>
            </w:hyperlink>
          </w:p>
        </w:tc>
        <w:tc>
          <w:tcPr>
            <w:tcW w:w="0" w:type="auto"/>
          </w:tcPr>
          <w:p w14:paraId="53218E46" w14:textId="77777777" w:rsidR="009F2112" w:rsidRDefault="005942DF">
            <w:pPr>
              <w:pStyle w:val="Compact"/>
            </w:pPr>
            <w:r>
              <w:t>optional</w:t>
            </w:r>
          </w:p>
        </w:tc>
        <w:tc>
          <w:tcPr>
            <w:tcW w:w="0" w:type="auto"/>
          </w:tcPr>
          <w:p w14:paraId="495BEFD1" w14:textId="77777777" w:rsidR="009F2112" w:rsidRDefault="005942DF" w:rsidP="00F722D0">
            <w:pPr>
              <w:pStyle w:val="Compact"/>
            </w:pPr>
            <w:del w:id="534" w:author="mmeshek" w:date="2017-10-18T16:27:00Z">
              <w:r w:rsidDel="001455CC">
                <w:delText>S</w:delText>
              </w:r>
            </w:del>
            <w:ins w:id="535" w:author="mmeshek" w:date="2017-10-18T16:27:00Z">
              <w:r w:rsidR="001455CC">
                <w:t>s</w:t>
              </w:r>
            </w:ins>
            <w:r>
              <w:t>et intersection of expressions</w:t>
            </w:r>
            <w:del w:id="536" w:author="mmeshek" w:date="2017-10-18T16:11:00Z">
              <w:r w:rsidDel="00F722D0">
                <w:delText>.</w:delText>
              </w:r>
            </w:del>
          </w:p>
        </w:tc>
      </w:tr>
      <w:tr w:rsidR="009F2112" w14:paraId="202FC93D" w14:textId="77777777">
        <w:tc>
          <w:tcPr>
            <w:tcW w:w="0" w:type="auto"/>
          </w:tcPr>
          <w:p w14:paraId="5202D955" w14:textId="77777777" w:rsidR="009F2112" w:rsidRDefault="005942DF">
            <w:pPr>
              <w:pStyle w:val="Compact"/>
            </w:pPr>
            <w:r>
              <w:t>filter_domain</w:t>
            </w:r>
          </w:p>
        </w:tc>
        <w:tc>
          <w:tcPr>
            <w:tcW w:w="0" w:type="auto"/>
          </w:tcPr>
          <w:p w14:paraId="52586CD7" w14:textId="77777777" w:rsidR="009F2112" w:rsidRDefault="00C715C0">
            <w:pPr>
              <w:pStyle w:val="Compact"/>
            </w:pPr>
            <w:hyperlink w:anchor="AesdRecords.DomainMeta">
              <w:r w:rsidR="005942DF">
                <w:rPr>
                  <w:rStyle w:val="Hyperlink"/>
                </w:rPr>
                <w:t>DomainMeta</w:t>
              </w:r>
            </w:hyperlink>
          </w:p>
        </w:tc>
        <w:tc>
          <w:tcPr>
            <w:tcW w:w="0" w:type="auto"/>
          </w:tcPr>
          <w:p w14:paraId="25546194" w14:textId="77777777" w:rsidR="009F2112" w:rsidRDefault="005942DF">
            <w:pPr>
              <w:pStyle w:val="Compact"/>
            </w:pPr>
            <w:r>
              <w:t>optional</w:t>
            </w:r>
          </w:p>
        </w:tc>
        <w:tc>
          <w:tcPr>
            <w:tcW w:w="0" w:type="auto"/>
          </w:tcPr>
          <w:p w14:paraId="31302CB4" w14:textId="77777777" w:rsidR="009F2112" w:rsidRDefault="005942DF" w:rsidP="00F722D0">
            <w:pPr>
              <w:pStyle w:val="Compact"/>
            </w:pPr>
            <w:del w:id="537" w:author="mmeshek" w:date="2017-10-18T16:27:00Z">
              <w:r w:rsidDel="001455CC">
                <w:delText>P</w:delText>
              </w:r>
            </w:del>
            <w:ins w:id="538" w:author="mmeshek" w:date="2017-10-18T16:27:00Z">
              <w:r w:rsidR="001455CC">
                <w:t>p</w:t>
              </w:r>
            </w:ins>
            <w:r>
              <w:t>articular values of variables</w:t>
            </w:r>
            <w:del w:id="539" w:author="mmeshek" w:date="2017-10-18T16:11:00Z">
              <w:r w:rsidDel="00F722D0">
                <w:delText>.</w:delText>
              </w:r>
            </w:del>
          </w:p>
        </w:tc>
      </w:tr>
    </w:tbl>
    <w:p w14:paraId="6447E673" w14:textId="77777777" w:rsidR="009F2112" w:rsidRDefault="005942DF">
      <w:pPr>
        <w:pStyle w:val="NRELHead03"/>
        <w:pPrChange w:id="540" w:author="mmeshek" w:date="2017-09-26T08:22:00Z">
          <w:pPr>
            <w:pStyle w:val="Heading3"/>
          </w:pPr>
        </w:pPrChange>
      </w:pPr>
      <w:bookmarkStart w:id="541" w:name="AesdRecords.FilterIntersection"/>
      <w:bookmarkEnd w:id="541"/>
      <w:r>
        <w:t>FilterIntersection</w:t>
      </w:r>
    </w:p>
    <w:p w14:paraId="3560B9F2" w14:textId="77777777" w:rsidR="009F2112" w:rsidRDefault="005942DF">
      <w:pPr>
        <w:pStyle w:val="NRELBodyText"/>
        <w:pPrChange w:id="542" w:author="mmeshek" w:date="2017-09-26T08:23:00Z">
          <w:pPr>
            <w:pStyle w:val="FirstParagraph"/>
          </w:pPr>
        </w:pPrChange>
      </w:pPr>
      <w:r>
        <w:t xml:space="preserve">Set intersection of filtering expressions. A record satisfies this expression if it satisfies all </w:t>
      </w:r>
      <w:del w:id="543" w:author="mmeshek" w:date="2017-10-18T16:11:00Z">
        <w:r w:rsidDel="00F722D0">
          <w:delText xml:space="preserve">of </w:delText>
        </w:r>
      </w:del>
      <w:r>
        <w:rPr>
          <w:rStyle w:val="VerbatimChar"/>
        </w:rPr>
        <w:t>filter_expressions</w:t>
      </w:r>
      <w:r>
        <w:t>.</w:t>
      </w:r>
    </w:p>
    <w:tbl>
      <w:tblPr>
        <w:tblW w:w="0" w:type="pct"/>
        <w:tblLook w:val="07E0" w:firstRow="1" w:lastRow="1" w:firstColumn="1" w:lastColumn="1" w:noHBand="1" w:noVBand="1"/>
      </w:tblPr>
      <w:tblGrid>
        <w:gridCol w:w="2028"/>
        <w:gridCol w:w="1913"/>
        <w:gridCol w:w="1132"/>
        <w:gridCol w:w="4503"/>
      </w:tblGrid>
      <w:tr w:rsidR="009F2112" w14:paraId="5A695879" w14:textId="77777777">
        <w:tc>
          <w:tcPr>
            <w:tcW w:w="0" w:type="auto"/>
            <w:tcBorders>
              <w:bottom w:val="single" w:sz="0" w:space="0" w:color="auto"/>
            </w:tcBorders>
            <w:vAlign w:val="bottom"/>
          </w:tcPr>
          <w:p w14:paraId="5ACA4F88" w14:textId="77777777" w:rsidR="009F2112" w:rsidRDefault="005942DF">
            <w:pPr>
              <w:pStyle w:val="Compact"/>
            </w:pPr>
            <w:r>
              <w:t>Field</w:t>
            </w:r>
          </w:p>
        </w:tc>
        <w:tc>
          <w:tcPr>
            <w:tcW w:w="0" w:type="auto"/>
            <w:tcBorders>
              <w:bottom w:val="single" w:sz="0" w:space="0" w:color="auto"/>
            </w:tcBorders>
            <w:vAlign w:val="bottom"/>
          </w:tcPr>
          <w:p w14:paraId="1E59ED59" w14:textId="77777777" w:rsidR="009F2112" w:rsidRDefault="005942DF">
            <w:pPr>
              <w:pStyle w:val="Compact"/>
            </w:pPr>
            <w:r>
              <w:t>Type</w:t>
            </w:r>
          </w:p>
        </w:tc>
        <w:tc>
          <w:tcPr>
            <w:tcW w:w="0" w:type="auto"/>
            <w:tcBorders>
              <w:bottom w:val="single" w:sz="0" w:space="0" w:color="auto"/>
            </w:tcBorders>
            <w:vAlign w:val="bottom"/>
          </w:tcPr>
          <w:p w14:paraId="7AF33A1B" w14:textId="77777777" w:rsidR="009F2112" w:rsidRDefault="005942DF">
            <w:pPr>
              <w:pStyle w:val="Compact"/>
            </w:pPr>
            <w:r>
              <w:t>Label</w:t>
            </w:r>
          </w:p>
        </w:tc>
        <w:tc>
          <w:tcPr>
            <w:tcW w:w="0" w:type="auto"/>
            <w:tcBorders>
              <w:bottom w:val="single" w:sz="0" w:space="0" w:color="auto"/>
            </w:tcBorders>
            <w:vAlign w:val="bottom"/>
          </w:tcPr>
          <w:p w14:paraId="600928A6" w14:textId="77777777" w:rsidR="009F2112" w:rsidRDefault="005942DF">
            <w:pPr>
              <w:pStyle w:val="Compact"/>
            </w:pPr>
            <w:r>
              <w:t>Description</w:t>
            </w:r>
          </w:p>
        </w:tc>
      </w:tr>
      <w:tr w:rsidR="009F2112" w14:paraId="7E96FF31" w14:textId="77777777">
        <w:tc>
          <w:tcPr>
            <w:tcW w:w="0" w:type="auto"/>
          </w:tcPr>
          <w:p w14:paraId="1673F094" w14:textId="77777777" w:rsidR="009F2112" w:rsidRDefault="005942DF">
            <w:pPr>
              <w:pStyle w:val="Compact"/>
            </w:pPr>
            <w:r>
              <w:t>filter_expressions</w:t>
            </w:r>
          </w:p>
        </w:tc>
        <w:tc>
          <w:tcPr>
            <w:tcW w:w="0" w:type="auto"/>
          </w:tcPr>
          <w:p w14:paraId="78E11057" w14:textId="77777777" w:rsidR="009F2112" w:rsidRDefault="00C715C0">
            <w:pPr>
              <w:pStyle w:val="Compact"/>
            </w:pPr>
            <w:hyperlink w:anchor="AesdRecords.FilterExpression">
              <w:r w:rsidR="005942DF">
                <w:rPr>
                  <w:rStyle w:val="Hyperlink"/>
                </w:rPr>
                <w:t>FilterExpression</w:t>
              </w:r>
            </w:hyperlink>
          </w:p>
        </w:tc>
        <w:tc>
          <w:tcPr>
            <w:tcW w:w="0" w:type="auto"/>
          </w:tcPr>
          <w:p w14:paraId="6D3CCABF" w14:textId="77777777" w:rsidR="009F2112" w:rsidRDefault="005942DF">
            <w:pPr>
              <w:pStyle w:val="Compact"/>
            </w:pPr>
            <w:r>
              <w:t>repeated</w:t>
            </w:r>
          </w:p>
        </w:tc>
        <w:tc>
          <w:tcPr>
            <w:tcW w:w="0" w:type="auto"/>
          </w:tcPr>
          <w:p w14:paraId="503AE604" w14:textId="77777777" w:rsidR="009F2112" w:rsidRDefault="005942DF" w:rsidP="001455CC">
            <w:pPr>
              <w:pStyle w:val="Compact"/>
            </w:pPr>
            <w:r>
              <w:t xml:space="preserve">[semantically required] </w:t>
            </w:r>
            <w:del w:id="544" w:author="mmeshek" w:date="2017-10-18T16:27:00Z">
              <w:r w:rsidDel="001455CC">
                <w:delText>T</w:delText>
              </w:r>
            </w:del>
            <w:ins w:id="545" w:author="mmeshek" w:date="2017-10-18T16:27:00Z">
              <w:r w:rsidR="001455CC">
                <w:t>t</w:t>
              </w:r>
            </w:ins>
            <w:r>
              <w:t>he expressions to be intersected</w:t>
            </w:r>
            <w:del w:id="546" w:author="mmeshek" w:date="2017-10-18T16:11:00Z">
              <w:r w:rsidDel="00F722D0">
                <w:delText>.</w:delText>
              </w:r>
            </w:del>
          </w:p>
        </w:tc>
      </w:tr>
    </w:tbl>
    <w:p w14:paraId="01C8EF8B" w14:textId="77777777" w:rsidR="009F2112" w:rsidRDefault="005942DF">
      <w:pPr>
        <w:pStyle w:val="NRELHead03"/>
        <w:pPrChange w:id="547" w:author="mmeshek" w:date="2017-09-26T08:22:00Z">
          <w:pPr>
            <w:pStyle w:val="Heading3"/>
          </w:pPr>
        </w:pPrChange>
      </w:pPr>
      <w:bookmarkStart w:id="548" w:name="AesdRecords.FilterNot"/>
      <w:bookmarkEnd w:id="548"/>
      <w:r>
        <w:t>FilterNot</w:t>
      </w:r>
    </w:p>
    <w:p w14:paraId="149A5AFA" w14:textId="77777777" w:rsidR="009F2112" w:rsidRDefault="005942DF">
      <w:pPr>
        <w:pStyle w:val="NRELBodyText"/>
        <w:pPrChange w:id="549" w:author="mmeshek" w:date="2017-09-26T08:23:00Z">
          <w:pPr>
            <w:pStyle w:val="FirstParagraph"/>
          </w:pPr>
        </w:pPrChange>
      </w:pPr>
      <w:r>
        <w:t xml:space="preserve">Logically negate a filtering expression. A record satisfies this expression if it does not satisfy </w:t>
      </w:r>
      <w:r>
        <w:rPr>
          <w:rStyle w:val="VerbatimChar"/>
        </w:rPr>
        <w:t>filter_expression</w:t>
      </w:r>
      <w:r>
        <w:t>.</w:t>
      </w:r>
    </w:p>
    <w:tbl>
      <w:tblPr>
        <w:tblW w:w="0" w:type="pct"/>
        <w:tblLook w:val="07E0" w:firstRow="1" w:lastRow="1" w:firstColumn="1" w:lastColumn="1" w:noHBand="1" w:noVBand="1"/>
      </w:tblPr>
      <w:tblGrid>
        <w:gridCol w:w="1925"/>
        <w:gridCol w:w="1913"/>
        <w:gridCol w:w="1069"/>
        <w:gridCol w:w="4669"/>
      </w:tblGrid>
      <w:tr w:rsidR="009F2112" w14:paraId="4F8C73F5" w14:textId="77777777">
        <w:tc>
          <w:tcPr>
            <w:tcW w:w="0" w:type="auto"/>
            <w:tcBorders>
              <w:bottom w:val="single" w:sz="0" w:space="0" w:color="auto"/>
            </w:tcBorders>
            <w:vAlign w:val="bottom"/>
          </w:tcPr>
          <w:p w14:paraId="00A0D423" w14:textId="77777777" w:rsidR="009F2112" w:rsidRDefault="005942DF">
            <w:pPr>
              <w:pStyle w:val="Compact"/>
            </w:pPr>
            <w:r>
              <w:t>Field</w:t>
            </w:r>
          </w:p>
        </w:tc>
        <w:tc>
          <w:tcPr>
            <w:tcW w:w="0" w:type="auto"/>
            <w:tcBorders>
              <w:bottom w:val="single" w:sz="0" w:space="0" w:color="auto"/>
            </w:tcBorders>
            <w:vAlign w:val="bottom"/>
          </w:tcPr>
          <w:p w14:paraId="34F6E662" w14:textId="77777777" w:rsidR="009F2112" w:rsidRDefault="005942DF">
            <w:pPr>
              <w:pStyle w:val="Compact"/>
            </w:pPr>
            <w:r>
              <w:t>Type</w:t>
            </w:r>
          </w:p>
        </w:tc>
        <w:tc>
          <w:tcPr>
            <w:tcW w:w="0" w:type="auto"/>
            <w:tcBorders>
              <w:bottom w:val="single" w:sz="0" w:space="0" w:color="auto"/>
            </w:tcBorders>
            <w:vAlign w:val="bottom"/>
          </w:tcPr>
          <w:p w14:paraId="7EF102C2" w14:textId="77777777" w:rsidR="009F2112" w:rsidRDefault="005942DF">
            <w:pPr>
              <w:pStyle w:val="Compact"/>
            </w:pPr>
            <w:r>
              <w:t>Label</w:t>
            </w:r>
          </w:p>
        </w:tc>
        <w:tc>
          <w:tcPr>
            <w:tcW w:w="0" w:type="auto"/>
            <w:tcBorders>
              <w:bottom w:val="single" w:sz="0" w:space="0" w:color="auto"/>
            </w:tcBorders>
            <w:vAlign w:val="bottom"/>
          </w:tcPr>
          <w:p w14:paraId="7F03CAEA" w14:textId="77777777" w:rsidR="009F2112" w:rsidRDefault="005942DF">
            <w:pPr>
              <w:pStyle w:val="Compact"/>
            </w:pPr>
            <w:r>
              <w:t>Description</w:t>
            </w:r>
          </w:p>
        </w:tc>
      </w:tr>
      <w:tr w:rsidR="009F2112" w14:paraId="0651BA6F" w14:textId="77777777">
        <w:tc>
          <w:tcPr>
            <w:tcW w:w="0" w:type="auto"/>
          </w:tcPr>
          <w:p w14:paraId="5A496F12" w14:textId="77777777" w:rsidR="009F2112" w:rsidRDefault="005942DF">
            <w:pPr>
              <w:pStyle w:val="Compact"/>
            </w:pPr>
            <w:r>
              <w:t>filter_expression</w:t>
            </w:r>
          </w:p>
        </w:tc>
        <w:tc>
          <w:tcPr>
            <w:tcW w:w="0" w:type="auto"/>
          </w:tcPr>
          <w:p w14:paraId="4E36E30D" w14:textId="77777777" w:rsidR="009F2112" w:rsidRDefault="00C715C0">
            <w:pPr>
              <w:pStyle w:val="Compact"/>
            </w:pPr>
            <w:hyperlink w:anchor="AesdRecords.FilterExpression">
              <w:r w:rsidR="005942DF">
                <w:rPr>
                  <w:rStyle w:val="Hyperlink"/>
                </w:rPr>
                <w:t>FilterExpression</w:t>
              </w:r>
            </w:hyperlink>
          </w:p>
        </w:tc>
        <w:tc>
          <w:tcPr>
            <w:tcW w:w="0" w:type="auto"/>
          </w:tcPr>
          <w:p w14:paraId="2AB13793" w14:textId="77777777" w:rsidR="009F2112" w:rsidRDefault="005942DF">
            <w:pPr>
              <w:pStyle w:val="Compact"/>
            </w:pPr>
            <w:r>
              <w:t>optional</w:t>
            </w:r>
          </w:p>
        </w:tc>
        <w:tc>
          <w:tcPr>
            <w:tcW w:w="0" w:type="auto"/>
          </w:tcPr>
          <w:p w14:paraId="6BADD1AD" w14:textId="77777777" w:rsidR="009F2112" w:rsidRDefault="005942DF" w:rsidP="001455CC">
            <w:pPr>
              <w:pStyle w:val="Compact"/>
            </w:pPr>
            <w:r>
              <w:t xml:space="preserve">[semantically required] </w:t>
            </w:r>
            <w:del w:id="550" w:author="mmeshek" w:date="2017-10-18T16:27:00Z">
              <w:r w:rsidDel="001455CC">
                <w:delText>T</w:delText>
              </w:r>
            </w:del>
            <w:ins w:id="551" w:author="mmeshek" w:date="2017-10-18T16:27:00Z">
              <w:r w:rsidR="001455CC">
                <w:t>t</w:t>
              </w:r>
            </w:ins>
            <w:r>
              <w:t>he expression to be negated</w:t>
            </w:r>
            <w:del w:id="552" w:author="mmeshek" w:date="2017-10-18T16:26:00Z">
              <w:r w:rsidDel="001455CC">
                <w:delText>.</w:delText>
              </w:r>
            </w:del>
          </w:p>
        </w:tc>
      </w:tr>
    </w:tbl>
    <w:p w14:paraId="0869ED0C" w14:textId="77777777" w:rsidR="009F2112" w:rsidRDefault="005942DF">
      <w:pPr>
        <w:pStyle w:val="NRELHead03"/>
        <w:pPrChange w:id="553" w:author="mmeshek" w:date="2017-09-26T08:22:00Z">
          <w:pPr>
            <w:pStyle w:val="Heading3"/>
          </w:pPr>
        </w:pPrChange>
      </w:pPr>
      <w:bookmarkStart w:id="554" w:name="AesdRecords.FilterUnion"/>
      <w:bookmarkEnd w:id="554"/>
      <w:r>
        <w:t>FilterUnion</w:t>
      </w:r>
    </w:p>
    <w:p w14:paraId="62B7AC17" w14:textId="77777777" w:rsidR="009F2112" w:rsidRDefault="005942DF">
      <w:pPr>
        <w:pStyle w:val="NRELBodyText"/>
        <w:pPrChange w:id="555" w:author="mmeshek" w:date="2017-09-26T08:23:00Z">
          <w:pPr>
            <w:pStyle w:val="FirstParagraph"/>
          </w:pPr>
        </w:pPrChange>
      </w:pPr>
      <w:r>
        <w:t xml:space="preserve">Set union of filtering expressions. A record satisfies this expression if it satisfies any of </w:t>
      </w:r>
      <w:r>
        <w:rPr>
          <w:rStyle w:val="VerbatimChar"/>
        </w:rPr>
        <w:t>filter_expressions</w:t>
      </w:r>
      <w:r>
        <w:t>.</w:t>
      </w:r>
    </w:p>
    <w:tbl>
      <w:tblPr>
        <w:tblW w:w="0" w:type="pct"/>
        <w:tblLook w:val="07E0" w:firstRow="1" w:lastRow="1" w:firstColumn="1" w:lastColumn="1" w:noHBand="1" w:noVBand="1"/>
      </w:tblPr>
      <w:tblGrid>
        <w:gridCol w:w="2028"/>
        <w:gridCol w:w="2153"/>
        <w:gridCol w:w="1132"/>
        <w:gridCol w:w="4263"/>
      </w:tblGrid>
      <w:tr w:rsidR="009F2112" w14:paraId="7BAEC613" w14:textId="77777777">
        <w:tc>
          <w:tcPr>
            <w:tcW w:w="0" w:type="auto"/>
            <w:tcBorders>
              <w:bottom w:val="single" w:sz="0" w:space="0" w:color="auto"/>
            </w:tcBorders>
            <w:vAlign w:val="bottom"/>
          </w:tcPr>
          <w:p w14:paraId="3B51DA2E" w14:textId="77777777" w:rsidR="009F2112" w:rsidRDefault="005942DF">
            <w:pPr>
              <w:pStyle w:val="Compact"/>
            </w:pPr>
            <w:r>
              <w:t>Field</w:t>
            </w:r>
          </w:p>
        </w:tc>
        <w:tc>
          <w:tcPr>
            <w:tcW w:w="0" w:type="auto"/>
            <w:tcBorders>
              <w:bottom w:val="single" w:sz="0" w:space="0" w:color="auto"/>
            </w:tcBorders>
            <w:vAlign w:val="bottom"/>
          </w:tcPr>
          <w:p w14:paraId="4E2BD8CC" w14:textId="77777777" w:rsidR="009F2112" w:rsidRDefault="005942DF">
            <w:pPr>
              <w:pStyle w:val="Compact"/>
            </w:pPr>
            <w:r>
              <w:t>Type</w:t>
            </w:r>
          </w:p>
        </w:tc>
        <w:tc>
          <w:tcPr>
            <w:tcW w:w="0" w:type="auto"/>
            <w:tcBorders>
              <w:bottom w:val="single" w:sz="0" w:space="0" w:color="auto"/>
            </w:tcBorders>
            <w:vAlign w:val="bottom"/>
          </w:tcPr>
          <w:p w14:paraId="0328EBE5" w14:textId="77777777" w:rsidR="009F2112" w:rsidRDefault="005942DF">
            <w:pPr>
              <w:pStyle w:val="Compact"/>
            </w:pPr>
            <w:r>
              <w:t>Label</w:t>
            </w:r>
          </w:p>
        </w:tc>
        <w:tc>
          <w:tcPr>
            <w:tcW w:w="0" w:type="auto"/>
            <w:tcBorders>
              <w:bottom w:val="single" w:sz="0" w:space="0" w:color="auto"/>
            </w:tcBorders>
            <w:vAlign w:val="bottom"/>
          </w:tcPr>
          <w:p w14:paraId="53EE653D" w14:textId="77777777" w:rsidR="009F2112" w:rsidRDefault="005942DF">
            <w:pPr>
              <w:pStyle w:val="Compact"/>
            </w:pPr>
            <w:r>
              <w:t>Description</w:t>
            </w:r>
          </w:p>
        </w:tc>
      </w:tr>
      <w:tr w:rsidR="009F2112" w14:paraId="18157791" w14:textId="77777777">
        <w:tc>
          <w:tcPr>
            <w:tcW w:w="0" w:type="auto"/>
          </w:tcPr>
          <w:p w14:paraId="7AF1D3D7" w14:textId="77777777" w:rsidR="009F2112" w:rsidRDefault="005942DF">
            <w:pPr>
              <w:pStyle w:val="Compact"/>
            </w:pPr>
            <w:r>
              <w:t>filter_expressions</w:t>
            </w:r>
          </w:p>
        </w:tc>
        <w:tc>
          <w:tcPr>
            <w:tcW w:w="0" w:type="auto"/>
          </w:tcPr>
          <w:p w14:paraId="2A58D292" w14:textId="77777777" w:rsidR="009F2112" w:rsidRDefault="00D23412" w:rsidP="00F700E7">
            <w:pPr>
              <w:pStyle w:val="Compact"/>
            </w:pPr>
            <w:del w:id="556" w:author="mmeshek" w:date="2017-10-18T16:13:00Z">
              <w:r w:rsidDel="00F700E7">
                <w:fldChar w:fldCharType="begin"/>
              </w:r>
              <w:r w:rsidDel="00F700E7">
                <w:delInstrText xml:space="preserve"> HYPERLINK \l "AesdRecords.FilterExpression" \h </w:delInstrText>
              </w:r>
              <w:r w:rsidDel="00F700E7">
                <w:fldChar w:fldCharType="separate"/>
              </w:r>
              <w:r w:rsidR="005942DF" w:rsidDel="00F700E7">
                <w:rPr>
                  <w:rStyle w:val="Hyperlink"/>
                </w:rPr>
                <w:delText>FilterExpression</w:delText>
              </w:r>
              <w:r w:rsidDel="00F700E7">
                <w:rPr>
                  <w:rStyle w:val="Hyperlink"/>
                </w:rPr>
                <w:fldChar w:fldCharType="end"/>
              </w:r>
            </w:del>
            <w:ins w:id="557" w:author="mmeshek" w:date="2017-10-19T14:17:00Z">
              <w:r w:rsidR="00A73E6C">
                <w:t>—</w:t>
              </w:r>
            </w:ins>
          </w:p>
        </w:tc>
        <w:tc>
          <w:tcPr>
            <w:tcW w:w="0" w:type="auto"/>
          </w:tcPr>
          <w:p w14:paraId="2C93016F" w14:textId="77777777" w:rsidR="009F2112" w:rsidRDefault="005942DF">
            <w:pPr>
              <w:pStyle w:val="Compact"/>
            </w:pPr>
            <w:r>
              <w:t>repeated</w:t>
            </w:r>
          </w:p>
        </w:tc>
        <w:tc>
          <w:tcPr>
            <w:tcW w:w="0" w:type="auto"/>
          </w:tcPr>
          <w:p w14:paraId="1EAAC35D" w14:textId="77777777" w:rsidR="009F2112" w:rsidRDefault="005942DF" w:rsidP="001455CC">
            <w:pPr>
              <w:pStyle w:val="Compact"/>
            </w:pPr>
            <w:r>
              <w:t xml:space="preserve">[semantically required] </w:t>
            </w:r>
            <w:del w:id="558" w:author="mmeshek" w:date="2017-10-18T16:27:00Z">
              <w:r w:rsidDel="001455CC">
                <w:delText>T</w:delText>
              </w:r>
            </w:del>
            <w:ins w:id="559" w:author="mmeshek" w:date="2017-10-18T16:27:00Z">
              <w:r w:rsidR="001455CC">
                <w:t>t</w:t>
              </w:r>
            </w:ins>
            <w:r>
              <w:t xml:space="preserve">he expressions to be </w:t>
            </w:r>
            <w:ins w:id="560" w:author="mmeshek" w:date="2017-09-26T09:09:00Z">
              <w:r w:rsidR="004043B4">
                <w:t>“</w:t>
              </w:r>
            </w:ins>
            <w:r>
              <w:t>unioned</w:t>
            </w:r>
            <w:del w:id="561" w:author="mmeshek" w:date="2017-10-18T16:26:00Z">
              <w:r w:rsidDel="001455CC">
                <w:delText>.</w:delText>
              </w:r>
            </w:del>
            <w:ins w:id="562" w:author="mmeshek" w:date="2017-09-26T09:09:00Z">
              <w:r w:rsidR="004043B4">
                <w:t>”</w:t>
              </w:r>
            </w:ins>
          </w:p>
        </w:tc>
      </w:tr>
    </w:tbl>
    <w:p w14:paraId="0A98B2AC" w14:textId="77777777" w:rsidR="009F2112" w:rsidRDefault="005942DF">
      <w:pPr>
        <w:pStyle w:val="NRELHead03"/>
        <w:pPrChange w:id="563" w:author="mmeshek" w:date="2017-09-26T08:22:00Z">
          <w:pPr>
            <w:pStyle w:val="Heading3"/>
          </w:pPr>
        </w:pPrChange>
      </w:pPr>
      <w:bookmarkStart w:id="564" w:name="AesdRecords.IntegerList"/>
      <w:bookmarkEnd w:id="564"/>
      <w:r>
        <w:t>IntegerList</w:t>
      </w:r>
    </w:p>
    <w:p w14:paraId="1F0B1E6B" w14:textId="77777777" w:rsidR="009F2112" w:rsidRDefault="005942DF">
      <w:pPr>
        <w:pStyle w:val="NRELBodyText"/>
        <w:pPrChange w:id="565" w:author="mmeshek" w:date="2017-09-26T08:23:00Z">
          <w:pPr>
            <w:pStyle w:val="FirstParagraph"/>
          </w:pPr>
        </w:pPrChange>
      </w:pPr>
      <w:r>
        <w:t>A list of integers.</w:t>
      </w:r>
    </w:p>
    <w:tbl>
      <w:tblPr>
        <w:tblW w:w="0" w:type="pct"/>
        <w:tblLook w:val="07E0" w:firstRow="1" w:lastRow="1" w:firstColumn="1" w:lastColumn="1" w:noHBand="1" w:noVBand="1"/>
      </w:tblPr>
      <w:tblGrid>
        <w:gridCol w:w="873"/>
        <w:gridCol w:w="867"/>
        <w:gridCol w:w="1132"/>
        <w:gridCol w:w="4010"/>
      </w:tblGrid>
      <w:tr w:rsidR="009F2112" w14:paraId="42B990AC" w14:textId="77777777">
        <w:tc>
          <w:tcPr>
            <w:tcW w:w="0" w:type="auto"/>
            <w:tcBorders>
              <w:bottom w:val="single" w:sz="0" w:space="0" w:color="auto"/>
            </w:tcBorders>
            <w:vAlign w:val="bottom"/>
          </w:tcPr>
          <w:p w14:paraId="089AAF9D" w14:textId="77777777" w:rsidR="009F2112" w:rsidRDefault="005942DF">
            <w:pPr>
              <w:pStyle w:val="Compact"/>
            </w:pPr>
            <w:r>
              <w:t>Field</w:t>
            </w:r>
          </w:p>
        </w:tc>
        <w:tc>
          <w:tcPr>
            <w:tcW w:w="0" w:type="auto"/>
            <w:tcBorders>
              <w:bottom w:val="single" w:sz="0" w:space="0" w:color="auto"/>
            </w:tcBorders>
            <w:vAlign w:val="bottom"/>
          </w:tcPr>
          <w:p w14:paraId="314FCB1D" w14:textId="77777777" w:rsidR="009F2112" w:rsidRDefault="005942DF">
            <w:pPr>
              <w:pStyle w:val="Compact"/>
            </w:pPr>
            <w:r>
              <w:t>Type</w:t>
            </w:r>
          </w:p>
        </w:tc>
        <w:tc>
          <w:tcPr>
            <w:tcW w:w="0" w:type="auto"/>
            <w:tcBorders>
              <w:bottom w:val="single" w:sz="0" w:space="0" w:color="auto"/>
            </w:tcBorders>
            <w:vAlign w:val="bottom"/>
          </w:tcPr>
          <w:p w14:paraId="5D2FF066" w14:textId="77777777" w:rsidR="009F2112" w:rsidRDefault="005942DF">
            <w:pPr>
              <w:pStyle w:val="Compact"/>
            </w:pPr>
            <w:r>
              <w:t>Label</w:t>
            </w:r>
          </w:p>
        </w:tc>
        <w:tc>
          <w:tcPr>
            <w:tcW w:w="0" w:type="auto"/>
            <w:tcBorders>
              <w:bottom w:val="single" w:sz="0" w:space="0" w:color="auto"/>
            </w:tcBorders>
            <w:vAlign w:val="bottom"/>
          </w:tcPr>
          <w:p w14:paraId="1326633B" w14:textId="77777777" w:rsidR="009F2112" w:rsidRDefault="005942DF">
            <w:pPr>
              <w:pStyle w:val="Compact"/>
            </w:pPr>
            <w:r>
              <w:t>Description</w:t>
            </w:r>
          </w:p>
        </w:tc>
      </w:tr>
      <w:tr w:rsidR="009F2112" w14:paraId="0A8FD249" w14:textId="77777777">
        <w:tc>
          <w:tcPr>
            <w:tcW w:w="0" w:type="auto"/>
          </w:tcPr>
          <w:p w14:paraId="63EFDFD6" w14:textId="77777777" w:rsidR="009F2112" w:rsidRDefault="005942DF">
            <w:pPr>
              <w:pStyle w:val="Compact"/>
            </w:pPr>
            <w:r>
              <w:t>values</w:t>
            </w:r>
          </w:p>
        </w:tc>
        <w:tc>
          <w:tcPr>
            <w:tcW w:w="0" w:type="auto"/>
          </w:tcPr>
          <w:p w14:paraId="046B0E48" w14:textId="77777777" w:rsidR="009F2112" w:rsidRDefault="00C715C0">
            <w:pPr>
              <w:pStyle w:val="Compact"/>
            </w:pPr>
            <w:hyperlink w:anchor="sint64">
              <w:r w:rsidR="005942DF">
                <w:rPr>
                  <w:rStyle w:val="Hyperlink"/>
                </w:rPr>
                <w:t>sint64</w:t>
              </w:r>
            </w:hyperlink>
          </w:p>
        </w:tc>
        <w:tc>
          <w:tcPr>
            <w:tcW w:w="0" w:type="auto"/>
          </w:tcPr>
          <w:p w14:paraId="1A0F8519" w14:textId="77777777" w:rsidR="009F2112" w:rsidRDefault="005942DF">
            <w:pPr>
              <w:pStyle w:val="Compact"/>
            </w:pPr>
            <w:r>
              <w:t>repeated</w:t>
            </w:r>
          </w:p>
        </w:tc>
        <w:tc>
          <w:tcPr>
            <w:tcW w:w="0" w:type="auto"/>
          </w:tcPr>
          <w:p w14:paraId="6071D89C" w14:textId="77777777" w:rsidR="009F2112" w:rsidRDefault="005942DF" w:rsidP="00A73E6C">
            <w:pPr>
              <w:pStyle w:val="Compact"/>
            </w:pPr>
            <w:r>
              <w:t>[semantically required] The integers</w:t>
            </w:r>
            <w:del w:id="566" w:author="mmeshek" w:date="2017-10-19T14:17:00Z">
              <w:r w:rsidDel="00A73E6C">
                <w:delText>.</w:delText>
              </w:r>
            </w:del>
          </w:p>
        </w:tc>
      </w:tr>
    </w:tbl>
    <w:p w14:paraId="4A82E66D" w14:textId="77777777" w:rsidR="009F2112" w:rsidRDefault="005942DF">
      <w:pPr>
        <w:pStyle w:val="NRELHead03"/>
        <w:pPrChange w:id="567" w:author="mmeshek" w:date="2017-09-26T08:22:00Z">
          <w:pPr>
            <w:pStyle w:val="Heading3"/>
          </w:pPr>
        </w:pPrChange>
      </w:pPr>
      <w:bookmarkStart w:id="568" w:name="AesdRecords.ModelMeta"/>
      <w:bookmarkEnd w:id="568"/>
      <w:r>
        <w:t>ModelMeta</w:t>
      </w:r>
    </w:p>
    <w:p w14:paraId="1ACECE60" w14:textId="77777777" w:rsidR="009F2112" w:rsidRDefault="005942DF">
      <w:pPr>
        <w:pStyle w:val="NRELBodyText"/>
        <w:pPrChange w:id="569" w:author="mmeshek" w:date="2017-09-26T08:23:00Z">
          <w:pPr>
            <w:pStyle w:val="FirstParagraph"/>
          </w:pPr>
        </w:pPrChange>
      </w:pPr>
      <w:r>
        <w:t>Metadata for a model.</w:t>
      </w:r>
    </w:p>
    <w:tbl>
      <w:tblPr>
        <w:tblW w:w="0" w:type="pct"/>
        <w:tblLook w:val="07E0" w:firstRow="1" w:lastRow="1" w:firstColumn="1" w:lastColumn="1" w:noHBand="1" w:noVBand="1"/>
      </w:tblPr>
      <w:tblGrid>
        <w:gridCol w:w="1516"/>
        <w:gridCol w:w="1531"/>
        <w:gridCol w:w="1132"/>
        <w:gridCol w:w="5397"/>
      </w:tblGrid>
      <w:tr w:rsidR="009F2112" w14:paraId="1E46A68D" w14:textId="77777777">
        <w:tc>
          <w:tcPr>
            <w:tcW w:w="0" w:type="auto"/>
            <w:tcBorders>
              <w:bottom w:val="single" w:sz="0" w:space="0" w:color="auto"/>
            </w:tcBorders>
            <w:vAlign w:val="bottom"/>
          </w:tcPr>
          <w:p w14:paraId="0ACFE623" w14:textId="77777777" w:rsidR="009F2112" w:rsidRDefault="005942DF" w:rsidP="00A77227">
            <w:pPr>
              <w:pStyle w:val="Compact"/>
              <w:keepNext/>
            </w:pPr>
            <w:r>
              <w:lastRenderedPageBreak/>
              <w:t>Field</w:t>
            </w:r>
          </w:p>
        </w:tc>
        <w:tc>
          <w:tcPr>
            <w:tcW w:w="0" w:type="auto"/>
            <w:tcBorders>
              <w:bottom w:val="single" w:sz="0" w:space="0" w:color="auto"/>
            </w:tcBorders>
            <w:vAlign w:val="bottom"/>
          </w:tcPr>
          <w:p w14:paraId="64BC7519" w14:textId="77777777" w:rsidR="009F2112" w:rsidRDefault="005942DF" w:rsidP="00A77227">
            <w:pPr>
              <w:pStyle w:val="Compact"/>
              <w:keepNext/>
            </w:pPr>
            <w:r>
              <w:t>Type</w:t>
            </w:r>
          </w:p>
        </w:tc>
        <w:tc>
          <w:tcPr>
            <w:tcW w:w="0" w:type="auto"/>
            <w:tcBorders>
              <w:bottom w:val="single" w:sz="0" w:space="0" w:color="auto"/>
            </w:tcBorders>
            <w:vAlign w:val="bottom"/>
          </w:tcPr>
          <w:p w14:paraId="2CE53C9D" w14:textId="77777777" w:rsidR="009F2112" w:rsidRDefault="005942DF" w:rsidP="00A77227">
            <w:pPr>
              <w:pStyle w:val="Compact"/>
              <w:keepNext/>
            </w:pPr>
            <w:r>
              <w:t>Label</w:t>
            </w:r>
          </w:p>
        </w:tc>
        <w:tc>
          <w:tcPr>
            <w:tcW w:w="0" w:type="auto"/>
            <w:tcBorders>
              <w:bottom w:val="single" w:sz="0" w:space="0" w:color="auto"/>
            </w:tcBorders>
            <w:vAlign w:val="bottom"/>
          </w:tcPr>
          <w:p w14:paraId="71532887" w14:textId="77777777" w:rsidR="009F2112" w:rsidRDefault="005942DF" w:rsidP="00A77227">
            <w:pPr>
              <w:pStyle w:val="Compact"/>
              <w:keepNext/>
            </w:pPr>
            <w:r>
              <w:t>Description</w:t>
            </w:r>
          </w:p>
        </w:tc>
      </w:tr>
      <w:tr w:rsidR="009F2112" w14:paraId="3F14E12A" w14:textId="77777777">
        <w:tc>
          <w:tcPr>
            <w:tcW w:w="0" w:type="auto"/>
          </w:tcPr>
          <w:p w14:paraId="17702B18" w14:textId="77777777" w:rsidR="009F2112" w:rsidRDefault="005942DF">
            <w:pPr>
              <w:pStyle w:val="Compact"/>
            </w:pPr>
            <w:r>
              <w:t>model_id</w:t>
            </w:r>
          </w:p>
        </w:tc>
        <w:tc>
          <w:tcPr>
            <w:tcW w:w="0" w:type="auto"/>
          </w:tcPr>
          <w:p w14:paraId="4531F037" w14:textId="77777777" w:rsidR="009F2112" w:rsidRDefault="00C715C0">
            <w:pPr>
              <w:pStyle w:val="Compact"/>
            </w:pPr>
            <w:hyperlink w:anchor="string">
              <w:r w:rsidR="005942DF">
                <w:rPr>
                  <w:rStyle w:val="Hyperlink"/>
                </w:rPr>
                <w:t>string</w:t>
              </w:r>
            </w:hyperlink>
          </w:p>
        </w:tc>
        <w:tc>
          <w:tcPr>
            <w:tcW w:w="0" w:type="auto"/>
          </w:tcPr>
          <w:p w14:paraId="27D9462C" w14:textId="77777777" w:rsidR="009F2112" w:rsidRDefault="005942DF">
            <w:pPr>
              <w:pStyle w:val="Compact"/>
            </w:pPr>
            <w:r>
              <w:t>optional</w:t>
            </w:r>
          </w:p>
        </w:tc>
        <w:tc>
          <w:tcPr>
            <w:tcW w:w="0" w:type="auto"/>
          </w:tcPr>
          <w:p w14:paraId="5565D7CE" w14:textId="77777777" w:rsidR="009F2112" w:rsidRDefault="005942DF" w:rsidP="001455CC">
            <w:pPr>
              <w:pStyle w:val="Compact"/>
            </w:pPr>
            <w:r>
              <w:t xml:space="preserve">[semantically required] </w:t>
            </w:r>
            <w:del w:id="570" w:author="mmeshek" w:date="2017-10-18T16:27:00Z">
              <w:r w:rsidDel="001455CC">
                <w:delText>T</w:delText>
              </w:r>
            </w:del>
            <w:ins w:id="571" w:author="mmeshek" w:date="2017-10-18T16:27:00Z">
              <w:r w:rsidR="001455CC">
                <w:t>t</w:t>
              </w:r>
            </w:ins>
            <w:r>
              <w:t xml:space="preserve">he unique identifier for the model </w:t>
            </w:r>
            <w:r>
              <w:rPr>
                <w:i/>
              </w:rPr>
              <w:t>on the particular server</w:t>
            </w:r>
            <w:del w:id="572" w:author="mmeshek" w:date="2017-10-18T16:27:00Z">
              <w:r w:rsidDel="001455CC">
                <w:delText>.</w:delText>
              </w:r>
            </w:del>
          </w:p>
        </w:tc>
      </w:tr>
      <w:tr w:rsidR="009F2112" w14:paraId="43940353" w14:textId="77777777">
        <w:tc>
          <w:tcPr>
            <w:tcW w:w="0" w:type="auto"/>
          </w:tcPr>
          <w:p w14:paraId="1F0ECE3E" w14:textId="77777777" w:rsidR="009F2112" w:rsidRDefault="005942DF">
            <w:pPr>
              <w:pStyle w:val="Compact"/>
            </w:pPr>
            <w:r>
              <w:t>model_name</w:t>
            </w:r>
          </w:p>
        </w:tc>
        <w:tc>
          <w:tcPr>
            <w:tcW w:w="0" w:type="auto"/>
          </w:tcPr>
          <w:p w14:paraId="160AED07" w14:textId="77777777" w:rsidR="009F2112" w:rsidRDefault="00C715C0">
            <w:pPr>
              <w:pStyle w:val="Compact"/>
            </w:pPr>
            <w:hyperlink w:anchor="string">
              <w:r w:rsidR="005942DF">
                <w:rPr>
                  <w:rStyle w:val="Hyperlink"/>
                </w:rPr>
                <w:t>string</w:t>
              </w:r>
            </w:hyperlink>
          </w:p>
        </w:tc>
        <w:tc>
          <w:tcPr>
            <w:tcW w:w="0" w:type="auto"/>
          </w:tcPr>
          <w:p w14:paraId="3C33EA7A" w14:textId="77777777" w:rsidR="009F2112" w:rsidRDefault="005942DF">
            <w:pPr>
              <w:pStyle w:val="Compact"/>
            </w:pPr>
            <w:r>
              <w:t>optional</w:t>
            </w:r>
          </w:p>
        </w:tc>
        <w:tc>
          <w:tcPr>
            <w:tcW w:w="0" w:type="auto"/>
          </w:tcPr>
          <w:p w14:paraId="2EB7285B" w14:textId="77777777" w:rsidR="009F2112" w:rsidRDefault="005942DF" w:rsidP="001455CC">
            <w:pPr>
              <w:pStyle w:val="Compact"/>
            </w:pPr>
            <w:r>
              <w:t xml:space="preserve">[semantically required] </w:t>
            </w:r>
            <w:del w:id="573" w:author="mmeshek" w:date="2017-10-18T16:27:00Z">
              <w:r w:rsidDel="001455CC">
                <w:delText xml:space="preserve">A </w:delText>
              </w:r>
            </w:del>
            <w:ins w:id="574" w:author="mmeshek" w:date="2017-10-18T16:27:00Z">
              <w:r w:rsidR="001455CC">
                <w:t xml:space="preserve">a </w:t>
              </w:r>
            </w:ins>
            <w:r>
              <w:t>name for the model, useful for display the model to users</w:t>
            </w:r>
            <w:del w:id="575" w:author="mmeshek" w:date="2017-10-18T16:28:00Z">
              <w:r w:rsidDel="001455CC">
                <w:delText>.</w:delText>
              </w:r>
            </w:del>
            <w:ins w:id="576" w:author="mmeshek" w:date="2017-10-18T16:28:00Z">
              <w:r w:rsidR="001455CC">
                <w:t>;</w:t>
              </w:r>
            </w:ins>
            <w:r>
              <w:t xml:space="preserve"> </w:t>
            </w:r>
            <w:del w:id="577" w:author="mmeshek" w:date="2017-10-18T16:28:00Z">
              <w:r w:rsidDel="001455CC">
                <w:delText>T</w:delText>
              </w:r>
            </w:del>
            <w:ins w:id="578" w:author="mmeshek" w:date="2017-10-18T16:28:00Z">
              <w:r w:rsidR="001455CC">
                <w:t>t</w:t>
              </w:r>
            </w:ins>
            <w:r>
              <w:t>his need not be unique, although it is recommended to be so.</w:t>
            </w:r>
          </w:p>
        </w:tc>
      </w:tr>
      <w:tr w:rsidR="009F2112" w14:paraId="6AEDE8E6" w14:textId="77777777">
        <w:tc>
          <w:tcPr>
            <w:tcW w:w="0" w:type="auto"/>
          </w:tcPr>
          <w:p w14:paraId="20505FF2" w14:textId="77777777" w:rsidR="009F2112" w:rsidRDefault="005942DF">
            <w:pPr>
              <w:pStyle w:val="Compact"/>
            </w:pPr>
            <w:r>
              <w:t>model_uri</w:t>
            </w:r>
          </w:p>
        </w:tc>
        <w:tc>
          <w:tcPr>
            <w:tcW w:w="0" w:type="auto"/>
          </w:tcPr>
          <w:p w14:paraId="467D83C1" w14:textId="77777777" w:rsidR="009F2112" w:rsidRDefault="00C715C0">
            <w:pPr>
              <w:pStyle w:val="Compact"/>
            </w:pPr>
            <w:hyperlink w:anchor="string">
              <w:r w:rsidR="005942DF">
                <w:rPr>
                  <w:rStyle w:val="Hyperlink"/>
                </w:rPr>
                <w:t>string</w:t>
              </w:r>
            </w:hyperlink>
          </w:p>
        </w:tc>
        <w:tc>
          <w:tcPr>
            <w:tcW w:w="0" w:type="auto"/>
          </w:tcPr>
          <w:p w14:paraId="58346FD5" w14:textId="77777777" w:rsidR="009F2112" w:rsidRDefault="005942DF">
            <w:pPr>
              <w:pStyle w:val="Compact"/>
            </w:pPr>
            <w:r>
              <w:t>optional</w:t>
            </w:r>
          </w:p>
        </w:tc>
        <w:tc>
          <w:tcPr>
            <w:tcW w:w="0" w:type="auto"/>
          </w:tcPr>
          <w:p w14:paraId="6EB32DB8" w14:textId="77777777" w:rsidR="009F2112" w:rsidRDefault="005942DF" w:rsidP="001455CC">
            <w:pPr>
              <w:pStyle w:val="Compact"/>
            </w:pPr>
            <w:r>
              <w:t xml:space="preserve">[semantically required] </w:t>
            </w:r>
            <w:del w:id="579" w:author="mmeshek" w:date="2017-10-18T16:28:00Z">
              <w:r w:rsidDel="001455CC">
                <w:delText>T</w:delText>
              </w:r>
            </w:del>
            <w:ins w:id="580" w:author="mmeshek" w:date="2017-10-18T16:28:00Z">
              <w:r w:rsidR="001455CC">
                <w:t>t</w:t>
              </w:r>
            </w:ins>
            <w:r>
              <w:t>he unique URI for the model</w:t>
            </w:r>
            <w:del w:id="581" w:author="mmeshek" w:date="2017-10-18T16:28:00Z">
              <w:r w:rsidDel="001455CC">
                <w:delText>.</w:delText>
              </w:r>
            </w:del>
            <w:ins w:id="582" w:author="mmeshek" w:date="2017-10-18T16:28:00Z">
              <w:r w:rsidR="001455CC">
                <w:t>;</w:t>
              </w:r>
            </w:ins>
            <w:r>
              <w:t xml:space="preserve"> </w:t>
            </w:r>
            <w:del w:id="583" w:author="mmeshek" w:date="2017-10-18T16:28:00Z">
              <w:r w:rsidDel="001455CC">
                <w:delText>A</w:delText>
              </w:r>
            </w:del>
            <w:ins w:id="584" w:author="mmeshek" w:date="2017-10-18T16:28:00Z">
              <w:r w:rsidR="001455CC">
                <w:t>a</w:t>
              </w:r>
            </w:ins>
            <w:r>
              <w:t>dditional metadata may be obtained by dereferencing that URI.</w:t>
            </w:r>
          </w:p>
        </w:tc>
      </w:tr>
      <w:tr w:rsidR="009F2112" w14:paraId="3A46799E" w14:textId="77777777">
        <w:tc>
          <w:tcPr>
            <w:tcW w:w="0" w:type="auto"/>
          </w:tcPr>
          <w:p w14:paraId="440C9F8A" w14:textId="77777777" w:rsidR="009F2112" w:rsidRDefault="005942DF">
            <w:pPr>
              <w:pStyle w:val="Compact"/>
            </w:pPr>
            <w:r>
              <w:t>variables</w:t>
            </w:r>
          </w:p>
        </w:tc>
        <w:tc>
          <w:tcPr>
            <w:tcW w:w="0" w:type="auto"/>
          </w:tcPr>
          <w:p w14:paraId="33513ED6" w14:textId="77777777" w:rsidR="009F2112" w:rsidRDefault="00C715C0">
            <w:pPr>
              <w:pStyle w:val="Compact"/>
            </w:pPr>
            <w:hyperlink w:anchor="AesdRecords.VarMeta">
              <w:r w:rsidR="005942DF">
                <w:rPr>
                  <w:rStyle w:val="Hyperlink"/>
                </w:rPr>
                <w:t>VarMeta</w:t>
              </w:r>
            </w:hyperlink>
          </w:p>
        </w:tc>
        <w:tc>
          <w:tcPr>
            <w:tcW w:w="0" w:type="auto"/>
          </w:tcPr>
          <w:p w14:paraId="4EE45914" w14:textId="77777777" w:rsidR="009F2112" w:rsidRDefault="005942DF">
            <w:pPr>
              <w:pStyle w:val="Compact"/>
            </w:pPr>
            <w:r>
              <w:t>repeated</w:t>
            </w:r>
          </w:p>
        </w:tc>
        <w:tc>
          <w:tcPr>
            <w:tcW w:w="0" w:type="auto"/>
          </w:tcPr>
          <w:p w14:paraId="293A3D18" w14:textId="77777777" w:rsidR="009F2112" w:rsidRDefault="005942DF" w:rsidP="001455CC">
            <w:pPr>
              <w:pStyle w:val="Compact"/>
            </w:pPr>
            <w:r>
              <w:t xml:space="preserve">[semantically required] </w:t>
            </w:r>
            <w:del w:id="585" w:author="mmeshek" w:date="2017-10-18T16:28:00Z">
              <w:r w:rsidDel="001455CC">
                <w:delText>M</w:delText>
              </w:r>
            </w:del>
            <w:ins w:id="586" w:author="mmeshek" w:date="2017-10-18T16:28:00Z">
              <w:r w:rsidR="001455CC">
                <w:t>m</w:t>
              </w:r>
            </w:ins>
            <w:r>
              <w:t>etadata for the variables</w:t>
            </w:r>
            <w:del w:id="587" w:author="mmeshek" w:date="2017-10-18T16:28:00Z">
              <w:r w:rsidDel="001455CC">
                <w:delText>.</w:delText>
              </w:r>
            </w:del>
          </w:p>
        </w:tc>
      </w:tr>
      <w:tr w:rsidR="009F2112" w14:paraId="183777A6" w14:textId="77777777">
        <w:tc>
          <w:tcPr>
            <w:tcW w:w="0" w:type="auto"/>
          </w:tcPr>
          <w:p w14:paraId="3CB46935" w14:textId="77777777" w:rsidR="009F2112" w:rsidRDefault="005942DF">
            <w:pPr>
              <w:pStyle w:val="Compact"/>
            </w:pPr>
            <w:r>
              <w:t>inputs</w:t>
            </w:r>
          </w:p>
        </w:tc>
        <w:tc>
          <w:tcPr>
            <w:tcW w:w="0" w:type="auto"/>
          </w:tcPr>
          <w:p w14:paraId="7034E2AE" w14:textId="77777777" w:rsidR="009F2112" w:rsidRDefault="00C715C0">
            <w:pPr>
              <w:pStyle w:val="Compact"/>
            </w:pPr>
            <w:hyperlink w:anchor="AesdRecords.DomainMeta">
              <w:r w:rsidR="005942DF">
                <w:rPr>
                  <w:rStyle w:val="Hyperlink"/>
                </w:rPr>
                <w:t>DomainMeta</w:t>
              </w:r>
            </w:hyperlink>
          </w:p>
        </w:tc>
        <w:tc>
          <w:tcPr>
            <w:tcW w:w="0" w:type="auto"/>
          </w:tcPr>
          <w:p w14:paraId="37E9118A" w14:textId="77777777" w:rsidR="009F2112" w:rsidRDefault="005942DF">
            <w:pPr>
              <w:pStyle w:val="Compact"/>
            </w:pPr>
            <w:r>
              <w:t>repeated</w:t>
            </w:r>
          </w:p>
        </w:tc>
        <w:tc>
          <w:tcPr>
            <w:tcW w:w="0" w:type="auto"/>
          </w:tcPr>
          <w:p w14:paraId="0352BD5E" w14:textId="77777777" w:rsidR="009F2112" w:rsidRDefault="005942DF" w:rsidP="001455CC">
            <w:pPr>
              <w:pStyle w:val="Compact"/>
            </w:pPr>
            <w:r>
              <w:t xml:space="preserve">[semantically optional] </w:t>
            </w:r>
            <w:del w:id="588" w:author="mmeshek" w:date="2017-10-18T16:28:00Z">
              <w:r w:rsidDel="001455CC">
                <w:delText>M</w:delText>
              </w:r>
            </w:del>
            <w:ins w:id="589" w:author="mmeshek" w:date="2017-10-18T16:28:00Z">
              <w:r w:rsidR="001455CC">
                <w:t>m</w:t>
              </w:r>
            </w:ins>
            <w:r>
              <w:t>etadata for input values to the model, if any</w:t>
            </w:r>
            <w:del w:id="590" w:author="mmeshek" w:date="2017-10-18T16:28:00Z">
              <w:r w:rsidDel="001455CC">
                <w:delText>.</w:delText>
              </w:r>
            </w:del>
          </w:p>
        </w:tc>
      </w:tr>
    </w:tbl>
    <w:p w14:paraId="22F5CD23" w14:textId="77777777" w:rsidR="009F2112" w:rsidRDefault="005942DF">
      <w:pPr>
        <w:pStyle w:val="NRELHead03"/>
        <w:pPrChange w:id="591" w:author="mmeshek" w:date="2017-09-26T08:22:00Z">
          <w:pPr>
            <w:pStyle w:val="Heading3"/>
          </w:pPr>
        </w:pPrChange>
      </w:pPr>
      <w:bookmarkStart w:id="592" w:name="AesdRecords.ModelMetaList"/>
      <w:bookmarkEnd w:id="592"/>
      <w:r>
        <w:t>ModelMetaList</w:t>
      </w:r>
    </w:p>
    <w:p w14:paraId="4ACB7A2D" w14:textId="77777777" w:rsidR="009F2112" w:rsidRDefault="005942DF">
      <w:pPr>
        <w:pStyle w:val="NRELBodyText"/>
        <w:pPrChange w:id="593" w:author="mmeshek" w:date="2017-09-26T08:23:00Z">
          <w:pPr>
            <w:pStyle w:val="FirstParagraph"/>
          </w:pPr>
        </w:pPrChange>
      </w:pPr>
      <w:r>
        <w:t>A list of metadata for models.</w:t>
      </w:r>
    </w:p>
    <w:tbl>
      <w:tblPr>
        <w:tblW w:w="0" w:type="pct"/>
        <w:tblLook w:val="07E0" w:firstRow="1" w:lastRow="1" w:firstColumn="1" w:lastColumn="1" w:noHBand="1" w:noVBand="1"/>
      </w:tblPr>
      <w:tblGrid>
        <w:gridCol w:w="962"/>
        <w:gridCol w:w="1366"/>
        <w:gridCol w:w="1132"/>
        <w:gridCol w:w="5709"/>
      </w:tblGrid>
      <w:tr w:rsidR="009F2112" w14:paraId="48DEDC8C" w14:textId="77777777">
        <w:tc>
          <w:tcPr>
            <w:tcW w:w="0" w:type="auto"/>
            <w:tcBorders>
              <w:bottom w:val="single" w:sz="0" w:space="0" w:color="auto"/>
            </w:tcBorders>
            <w:vAlign w:val="bottom"/>
          </w:tcPr>
          <w:p w14:paraId="7B1AEE9B" w14:textId="77777777" w:rsidR="009F2112" w:rsidRDefault="005942DF">
            <w:pPr>
              <w:pStyle w:val="Compact"/>
            </w:pPr>
            <w:r>
              <w:t>Field</w:t>
            </w:r>
          </w:p>
        </w:tc>
        <w:tc>
          <w:tcPr>
            <w:tcW w:w="0" w:type="auto"/>
            <w:tcBorders>
              <w:bottom w:val="single" w:sz="0" w:space="0" w:color="auto"/>
            </w:tcBorders>
            <w:vAlign w:val="bottom"/>
          </w:tcPr>
          <w:p w14:paraId="53409D7A" w14:textId="77777777" w:rsidR="009F2112" w:rsidRDefault="005942DF">
            <w:pPr>
              <w:pStyle w:val="Compact"/>
            </w:pPr>
            <w:r>
              <w:t>Type</w:t>
            </w:r>
          </w:p>
        </w:tc>
        <w:tc>
          <w:tcPr>
            <w:tcW w:w="0" w:type="auto"/>
            <w:tcBorders>
              <w:bottom w:val="single" w:sz="0" w:space="0" w:color="auto"/>
            </w:tcBorders>
            <w:vAlign w:val="bottom"/>
          </w:tcPr>
          <w:p w14:paraId="70E6442F" w14:textId="77777777" w:rsidR="009F2112" w:rsidRDefault="005942DF">
            <w:pPr>
              <w:pStyle w:val="Compact"/>
            </w:pPr>
            <w:r>
              <w:t>Label</w:t>
            </w:r>
          </w:p>
        </w:tc>
        <w:tc>
          <w:tcPr>
            <w:tcW w:w="0" w:type="auto"/>
            <w:tcBorders>
              <w:bottom w:val="single" w:sz="0" w:space="0" w:color="auto"/>
            </w:tcBorders>
            <w:vAlign w:val="bottom"/>
          </w:tcPr>
          <w:p w14:paraId="4CD2AA5F" w14:textId="77777777" w:rsidR="009F2112" w:rsidRDefault="005942DF">
            <w:pPr>
              <w:pStyle w:val="Compact"/>
            </w:pPr>
            <w:r>
              <w:t>Description</w:t>
            </w:r>
          </w:p>
        </w:tc>
      </w:tr>
      <w:tr w:rsidR="009F2112" w14:paraId="3816FB16" w14:textId="77777777">
        <w:tc>
          <w:tcPr>
            <w:tcW w:w="0" w:type="auto"/>
          </w:tcPr>
          <w:p w14:paraId="28BFBF20" w14:textId="77777777" w:rsidR="009F2112" w:rsidRDefault="005942DF">
            <w:pPr>
              <w:pStyle w:val="Compact"/>
            </w:pPr>
            <w:r>
              <w:t>models</w:t>
            </w:r>
          </w:p>
        </w:tc>
        <w:tc>
          <w:tcPr>
            <w:tcW w:w="0" w:type="auto"/>
          </w:tcPr>
          <w:p w14:paraId="5F14076A" w14:textId="77777777" w:rsidR="009F2112" w:rsidRDefault="00C715C0">
            <w:pPr>
              <w:pStyle w:val="Compact"/>
            </w:pPr>
            <w:hyperlink w:anchor="AesdRecords.ModelMeta">
              <w:r w:rsidR="005942DF">
                <w:rPr>
                  <w:rStyle w:val="Hyperlink"/>
                </w:rPr>
                <w:t>ModelMeta</w:t>
              </w:r>
            </w:hyperlink>
          </w:p>
        </w:tc>
        <w:tc>
          <w:tcPr>
            <w:tcW w:w="0" w:type="auto"/>
          </w:tcPr>
          <w:p w14:paraId="1E6D50B7" w14:textId="77777777" w:rsidR="009F2112" w:rsidRDefault="005942DF">
            <w:pPr>
              <w:pStyle w:val="Compact"/>
            </w:pPr>
            <w:r>
              <w:t>repeated</w:t>
            </w:r>
          </w:p>
        </w:tc>
        <w:tc>
          <w:tcPr>
            <w:tcW w:w="0" w:type="auto"/>
          </w:tcPr>
          <w:p w14:paraId="62BE42D6" w14:textId="77777777" w:rsidR="009F2112" w:rsidRDefault="005942DF" w:rsidP="001455CC">
            <w:pPr>
              <w:pStyle w:val="Compact"/>
            </w:pPr>
            <w:r>
              <w:t xml:space="preserve">[semantically optional] </w:t>
            </w:r>
            <w:del w:id="594" w:author="mmeshek" w:date="2017-10-18T16:28:00Z">
              <w:r w:rsidDel="001455CC">
                <w:delText>T</w:delText>
              </w:r>
            </w:del>
            <w:ins w:id="595" w:author="mmeshek" w:date="2017-10-18T16:28:00Z">
              <w:r w:rsidR="001455CC">
                <w:t>t</w:t>
              </w:r>
            </w:ins>
            <w:r>
              <w:t>he metadata for the models</w:t>
            </w:r>
            <w:del w:id="596" w:author="mmeshek" w:date="2017-10-18T16:28:00Z">
              <w:r w:rsidDel="001455CC">
                <w:delText>.</w:delText>
              </w:r>
            </w:del>
          </w:p>
        </w:tc>
      </w:tr>
    </w:tbl>
    <w:p w14:paraId="64AB51AF" w14:textId="77777777" w:rsidR="009F2112" w:rsidRDefault="005942DF">
      <w:pPr>
        <w:pStyle w:val="NRELHead03"/>
        <w:pPrChange w:id="597" w:author="mmeshek" w:date="2017-09-26T08:22:00Z">
          <w:pPr>
            <w:pStyle w:val="Heading3"/>
          </w:pPr>
        </w:pPrChange>
      </w:pPr>
      <w:bookmarkStart w:id="598" w:name="AesdRecords.OptionalInt32"/>
      <w:bookmarkEnd w:id="598"/>
      <w:r>
        <w:t>OptionalInt32</w:t>
      </w:r>
    </w:p>
    <w:p w14:paraId="1B69867C" w14:textId="77777777" w:rsidR="009F2112" w:rsidRDefault="005942DF">
      <w:pPr>
        <w:pStyle w:val="NRELBodyText"/>
        <w:pPrChange w:id="599" w:author="mmeshek" w:date="2017-09-26T08:23:00Z">
          <w:pPr>
            <w:pStyle w:val="FirstParagraph"/>
          </w:pPr>
        </w:pPrChange>
      </w:pPr>
      <w:r>
        <w:t>Wrapper for an optional signed integer.</w:t>
      </w:r>
    </w:p>
    <w:tbl>
      <w:tblPr>
        <w:tblW w:w="0" w:type="pct"/>
        <w:tblLook w:val="07E0" w:firstRow="1" w:lastRow="1" w:firstColumn="1" w:lastColumn="1" w:noHBand="1" w:noVBand="1"/>
      </w:tblPr>
      <w:tblGrid>
        <w:gridCol w:w="769"/>
        <w:gridCol w:w="764"/>
        <w:gridCol w:w="1069"/>
        <w:gridCol w:w="5320"/>
      </w:tblGrid>
      <w:tr w:rsidR="009F2112" w14:paraId="52BCDA8F" w14:textId="77777777">
        <w:tc>
          <w:tcPr>
            <w:tcW w:w="0" w:type="auto"/>
            <w:tcBorders>
              <w:bottom w:val="single" w:sz="0" w:space="0" w:color="auto"/>
            </w:tcBorders>
            <w:vAlign w:val="bottom"/>
          </w:tcPr>
          <w:p w14:paraId="3A5909B4" w14:textId="77777777" w:rsidR="009F2112" w:rsidRDefault="005942DF">
            <w:pPr>
              <w:pStyle w:val="Compact"/>
            </w:pPr>
            <w:r>
              <w:t>Field</w:t>
            </w:r>
          </w:p>
        </w:tc>
        <w:tc>
          <w:tcPr>
            <w:tcW w:w="0" w:type="auto"/>
            <w:tcBorders>
              <w:bottom w:val="single" w:sz="0" w:space="0" w:color="auto"/>
            </w:tcBorders>
            <w:vAlign w:val="bottom"/>
          </w:tcPr>
          <w:p w14:paraId="04D6233F" w14:textId="77777777" w:rsidR="009F2112" w:rsidRDefault="005942DF">
            <w:pPr>
              <w:pStyle w:val="Compact"/>
            </w:pPr>
            <w:r>
              <w:t>Type</w:t>
            </w:r>
          </w:p>
        </w:tc>
        <w:tc>
          <w:tcPr>
            <w:tcW w:w="0" w:type="auto"/>
            <w:tcBorders>
              <w:bottom w:val="single" w:sz="0" w:space="0" w:color="auto"/>
            </w:tcBorders>
            <w:vAlign w:val="bottom"/>
          </w:tcPr>
          <w:p w14:paraId="2612EE19" w14:textId="77777777" w:rsidR="009F2112" w:rsidRDefault="005942DF">
            <w:pPr>
              <w:pStyle w:val="Compact"/>
            </w:pPr>
            <w:r>
              <w:t>Label</w:t>
            </w:r>
          </w:p>
        </w:tc>
        <w:tc>
          <w:tcPr>
            <w:tcW w:w="0" w:type="auto"/>
            <w:tcBorders>
              <w:bottom w:val="single" w:sz="0" w:space="0" w:color="auto"/>
            </w:tcBorders>
            <w:vAlign w:val="bottom"/>
          </w:tcPr>
          <w:p w14:paraId="3F44F020" w14:textId="77777777" w:rsidR="009F2112" w:rsidRDefault="005942DF">
            <w:pPr>
              <w:pStyle w:val="Compact"/>
            </w:pPr>
            <w:r>
              <w:t>Description</w:t>
            </w:r>
          </w:p>
        </w:tc>
      </w:tr>
      <w:tr w:rsidR="009F2112" w14:paraId="2BFCBDD0" w14:textId="77777777">
        <w:tc>
          <w:tcPr>
            <w:tcW w:w="0" w:type="auto"/>
          </w:tcPr>
          <w:p w14:paraId="32197F1C" w14:textId="77777777" w:rsidR="009F2112" w:rsidRDefault="005942DF">
            <w:pPr>
              <w:pStyle w:val="Compact"/>
            </w:pPr>
            <w:r>
              <w:t>value</w:t>
            </w:r>
          </w:p>
        </w:tc>
        <w:tc>
          <w:tcPr>
            <w:tcW w:w="0" w:type="auto"/>
          </w:tcPr>
          <w:p w14:paraId="172E22E0" w14:textId="77777777" w:rsidR="009F2112" w:rsidRDefault="00C715C0">
            <w:pPr>
              <w:pStyle w:val="Compact"/>
            </w:pPr>
            <w:hyperlink w:anchor="int32">
              <w:r w:rsidR="005942DF">
                <w:rPr>
                  <w:rStyle w:val="Hyperlink"/>
                </w:rPr>
                <w:t>int32</w:t>
              </w:r>
            </w:hyperlink>
          </w:p>
        </w:tc>
        <w:tc>
          <w:tcPr>
            <w:tcW w:w="0" w:type="auto"/>
          </w:tcPr>
          <w:p w14:paraId="5FFCACB6" w14:textId="77777777" w:rsidR="009F2112" w:rsidRDefault="005942DF">
            <w:pPr>
              <w:pStyle w:val="Compact"/>
            </w:pPr>
            <w:r>
              <w:t>optional</w:t>
            </w:r>
          </w:p>
        </w:tc>
        <w:tc>
          <w:tcPr>
            <w:tcW w:w="0" w:type="auto"/>
          </w:tcPr>
          <w:p w14:paraId="7B7AAAF0" w14:textId="77777777" w:rsidR="009F2112" w:rsidRDefault="005942DF" w:rsidP="00A73E6C">
            <w:pPr>
              <w:pStyle w:val="Compact"/>
            </w:pPr>
            <w:r>
              <w:t xml:space="preserve">[semantically required] </w:t>
            </w:r>
            <w:del w:id="600" w:author="mmeshek" w:date="2017-10-18T16:28:00Z">
              <w:r w:rsidDel="001455CC">
                <w:delText>T</w:delText>
              </w:r>
            </w:del>
            <w:ins w:id="601" w:author="mmeshek" w:date="2017-10-18T16:28:00Z">
              <w:r w:rsidR="001455CC">
                <w:t>t</w:t>
              </w:r>
            </w:ins>
            <w:r>
              <w:t>he signed integer value</w:t>
            </w:r>
            <w:del w:id="602" w:author="mmeshek" w:date="2017-10-18T16:28:00Z">
              <w:r w:rsidDel="001455CC">
                <w:delText>.</w:delText>
              </w:r>
            </w:del>
          </w:p>
        </w:tc>
      </w:tr>
    </w:tbl>
    <w:p w14:paraId="1A0A9B86" w14:textId="77777777" w:rsidR="009F2112" w:rsidRDefault="005942DF">
      <w:pPr>
        <w:pStyle w:val="NRELHead03"/>
        <w:pPrChange w:id="603" w:author="mmeshek" w:date="2017-09-26T08:22:00Z">
          <w:pPr>
            <w:pStyle w:val="Heading3"/>
          </w:pPr>
        </w:pPrChange>
      </w:pPr>
      <w:bookmarkStart w:id="604" w:name="AesdRecords.OptionalString"/>
      <w:bookmarkEnd w:id="604"/>
      <w:r>
        <w:t>OptionalString</w:t>
      </w:r>
    </w:p>
    <w:p w14:paraId="23FD17AF" w14:textId="77777777" w:rsidR="009F2112" w:rsidRDefault="005942DF">
      <w:pPr>
        <w:pStyle w:val="NRELBodyText"/>
        <w:pPrChange w:id="605" w:author="mmeshek" w:date="2017-09-26T08:23:00Z">
          <w:pPr>
            <w:pStyle w:val="FirstParagraph"/>
          </w:pPr>
        </w:pPrChange>
      </w:pPr>
      <w:r>
        <w:t>Wrapper for an optional string.</w:t>
      </w:r>
    </w:p>
    <w:tbl>
      <w:tblPr>
        <w:tblW w:w="0" w:type="pct"/>
        <w:tblLook w:val="07E0" w:firstRow="1" w:lastRow="1" w:firstColumn="1" w:lastColumn="1" w:noHBand="1" w:noVBand="1"/>
      </w:tblPr>
      <w:tblGrid>
        <w:gridCol w:w="769"/>
        <w:gridCol w:w="819"/>
        <w:gridCol w:w="1069"/>
        <w:gridCol w:w="5491"/>
      </w:tblGrid>
      <w:tr w:rsidR="009F2112" w14:paraId="6BA79961" w14:textId="77777777">
        <w:tc>
          <w:tcPr>
            <w:tcW w:w="0" w:type="auto"/>
            <w:tcBorders>
              <w:bottom w:val="single" w:sz="0" w:space="0" w:color="auto"/>
            </w:tcBorders>
            <w:vAlign w:val="bottom"/>
          </w:tcPr>
          <w:p w14:paraId="3F824A4C" w14:textId="77777777" w:rsidR="009F2112" w:rsidRDefault="005942DF">
            <w:pPr>
              <w:pStyle w:val="Compact"/>
            </w:pPr>
            <w:r>
              <w:t>Field</w:t>
            </w:r>
          </w:p>
        </w:tc>
        <w:tc>
          <w:tcPr>
            <w:tcW w:w="0" w:type="auto"/>
            <w:tcBorders>
              <w:bottom w:val="single" w:sz="0" w:space="0" w:color="auto"/>
            </w:tcBorders>
            <w:vAlign w:val="bottom"/>
          </w:tcPr>
          <w:p w14:paraId="04692885" w14:textId="77777777" w:rsidR="009F2112" w:rsidRDefault="005942DF">
            <w:pPr>
              <w:pStyle w:val="Compact"/>
            </w:pPr>
            <w:r>
              <w:t>Type</w:t>
            </w:r>
          </w:p>
        </w:tc>
        <w:tc>
          <w:tcPr>
            <w:tcW w:w="0" w:type="auto"/>
            <w:tcBorders>
              <w:bottom w:val="single" w:sz="0" w:space="0" w:color="auto"/>
            </w:tcBorders>
            <w:vAlign w:val="bottom"/>
          </w:tcPr>
          <w:p w14:paraId="514420CD" w14:textId="77777777" w:rsidR="009F2112" w:rsidRDefault="005942DF">
            <w:pPr>
              <w:pStyle w:val="Compact"/>
            </w:pPr>
            <w:r>
              <w:t>Label</w:t>
            </w:r>
          </w:p>
        </w:tc>
        <w:tc>
          <w:tcPr>
            <w:tcW w:w="0" w:type="auto"/>
            <w:tcBorders>
              <w:bottom w:val="single" w:sz="0" w:space="0" w:color="auto"/>
            </w:tcBorders>
            <w:vAlign w:val="bottom"/>
          </w:tcPr>
          <w:p w14:paraId="3DAB31F0" w14:textId="77777777" w:rsidR="009F2112" w:rsidRDefault="005942DF">
            <w:pPr>
              <w:pStyle w:val="Compact"/>
            </w:pPr>
            <w:r>
              <w:t>Description</w:t>
            </w:r>
          </w:p>
        </w:tc>
      </w:tr>
      <w:tr w:rsidR="009F2112" w14:paraId="4699F107" w14:textId="77777777">
        <w:tc>
          <w:tcPr>
            <w:tcW w:w="0" w:type="auto"/>
          </w:tcPr>
          <w:p w14:paraId="17B40C3C" w14:textId="77777777" w:rsidR="009F2112" w:rsidRDefault="005942DF">
            <w:pPr>
              <w:pStyle w:val="Compact"/>
            </w:pPr>
            <w:r>
              <w:t>value</w:t>
            </w:r>
          </w:p>
        </w:tc>
        <w:tc>
          <w:tcPr>
            <w:tcW w:w="0" w:type="auto"/>
          </w:tcPr>
          <w:p w14:paraId="71462625" w14:textId="77777777" w:rsidR="009F2112" w:rsidRDefault="00C715C0">
            <w:pPr>
              <w:pStyle w:val="Compact"/>
            </w:pPr>
            <w:hyperlink w:anchor="string">
              <w:r w:rsidR="005942DF">
                <w:rPr>
                  <w:rStyle w:val="Hyperlink"/>
                </w:rPr>
                <w:t>string</w:t>
              </w:r>
            </w:hyperlink>
          </w:p>
        </w:tc>
        <w:tc>
          <w:tcPr>
            <w:tcW w:w="0" w:type="auto"/>
          </w:tcPr>
          <w:p w14:paraId="2B325D2B" w14:textId="77777777" w:rsidR="009F2112" w:rsidRDefault="005942DF">
            <w:pPr>
              <w:pStyle w:val="Compact"/>
            </w:pPr>
            <w:r>
              <w:t>optional</w:t>
            </w:r>
          </w:p>
        </w:tc>
        <w:tc>
          <w:tcPr>
            <w:tcW w:w="0" w:type="auto"/>
          </w:tcPr>
          <w:p w14:paraId="462CFAAF" w14:textId="77777777" w:rsidR="009F2112" w:rsidRDefault="005942DF" w:rsidP="001455CC">
            <w:pPr>
              <w:pStyle w:val="Compact"/>
            </w:pPr>
            <w:r>
              <w:t xml:space="preserve">[semantically required] </w:t>
            </w:r>
            <w:del w:id="606" w:author="mmeshek" w:date="2017-10-18T16:28:00Z">
              <w:r w:rsidDel="001455CC">
                <w:delText>T</w:delText>
              </w:r>
            </w:del>
            <w:ins w:id="607" w:author="mmeshek" w:date="2017-10-18T16:28:00Z">
              <w:r w:rsidR="001455CC">
                <w:t>t</w:t>
              </w:r>
            </w:ins>
            <w:r>
              <w:t>he character string value</w:t>
            </w:r>
            <w:del w:id="608" w:author="mmeshek" w:date="2017-10-18T16:28:00Z">
              <w:r w:rsidDel="001455CC">
                <w:delText>.</w:delText>
              </w:r>
            </w:del>
          </w:p>
        </w:tc>
      </w:tr>
    </w:tbl>
    <w:p w14:paraId="1AC07123" w14:textId="77777777" w:rsidR="009F2112" w:rsidRDefault="005942DF">
      <w:pPr>
        <w:pStyle w:val="NRELHead03"/>
        <w:pPrChange w:id="609" w:author="mmeshek" w:date="2017-09-26T08:22:00Z">
          <w:pPr>
            <w:pStyle w:val="Heading3"/>
          </w:pPr>
        </w:pPrChange>
      </w:pPr>
      <w:bookmarkStart w:id="610" w:name="AesdRecords.OptionalUInt32"/>
      <w:bookmarkEnd w:id="610"/>
      <w:r>
        <w:t>OptionalUInt32</w:t>
      </w:r>
    </w:p>
    <w:p w14:paraId="63C10C27" w14:textId="77777777" w:rsidR="009F2112" w:rsidRDefault="005942DF">
      <w:pPr>
        <w:pStyle w:val="NRELBodyText"/>
        <w:pPrChange w:id="611" w:author="mmeshek" w:date="2017-09-26T08:23:00Z">
          <w:pPr>
            <w:pStyle w:val="FirstParagraph"/>
          </w:pPr>
        </w:pPrChange>
      </w:pPr>
      <w:r>
        <w:t>Wrapper for an optional unsigned integer.</w:t>
      </w:r>
    </w:p>
    <w:tbl>
      <w:tblPr>
        <w:tblW w:w="0" w:type="pct"/>
        <w:tblLook w:val="07E0" w:firstRow="1" w:lastRow="1" w:firstColumn="1" w:lastColumn="1" w:noHBand="1" w:noVBand="1"/>
      </w:tblPr>
      <w:tblGrid>
        <w:gridCol w:w="769"/>
        <w:gridCol w:w="897"/>
        <w:gridCol w:w="1069"/>
        <w:gridCol w:w="5667"/>
      </w:tblGrid>
      <w:tr w:rsidR="009F2112" w14:paraId="20663C1E" w14:textId="77777777">
        <w:tc>
          <w:tcPr>
            <w:tcW w:w="0" w:type="auto"/>
            <w:tcBorders>
              <w:bottom w:val="single" w:sz="0" w:space="0" w:color="auto"/>
            </w:tcBorders>
            <w:vAlign w:val="bottom"/>
          </w:tcPr>
          <w:p w14:paraId="7FFC1618" w14:textId="77777777" w:rsidR="009F2112" w:rsidRDefault="005942DF">
            <w:pPr>
              <w:pStyle w:val="Compact"/>
            </w:pPr>
            <w:r>
              <w:t>Field</w:t>
            </w:r>
          </w:p>
        </w:tc>
        <w:tc>
          <w:tcPr>
            <w:tcW w:w="0" w:type="auto"/>
            <w:tcBorders>
              <w:bottom w:val="single" w:sz="0" w:space="0" w:color="auto"/>
            </w:tcBorders>
            <w:vAlign w:val="bottom"/>
          </w:tcPr>
          <w:p w14:paraId="04E8A66F" w14:textId="77777777" w:rsidR="009F2112" w:rsidRDefault="005942DF">
            <w:pPr>
              <w:pStyle w:val="Compact"/>
            </w:pPr>
            <w:r>
              <w:t>Type</w:t>
            </w:r>
          </w:p>
        </w:tc>
        <w:tc>
          <w:tcPr>
            <w:tcW w:w="0" w:type="auto"/>
            <w:tcBorders>
              <w:bottom w:val="single" w:sz="0" w:space="0" w:color="auto"/>
            </w:tcBorders>
            <w:vAlign w:val="bottom"/>
          </w:tcPr>
          <w:p w14:paraId="6C45B2C9" w14:textId="77777777" w:rsidR="009F2112" w:rsidRDefault="005942DF">
            <w:pPr>
              <w:pStyle w:val="Compact"/>
            </w:pPr>
            <w:r>
              <w:t>Label</w:t>
            </w:r>
          </w:p>
        </w:tc>
        <w:tc>
          <w:tcPr>
            <w:tcW w:w="0" w:type="auto"/>
            <w:tcBorders>
              <w:bottom w:val="single" w:sz="0" w:space="0" w:color="auto"/>
            </w:tcBorders>
            <w:vAlign w:val="bottom"/>
          </w:tcPr>
          <w:p w14:paraId="48E8A747" w14:textId="77777777" w:rsidR="009F2112" w:rsidRDefault="005942DF">
            <w:pPr>
              <w:pStyle w:val="Compact"/>
            </w:pPr>
            <w:r>
              <w:t>Description</w:t>
            </w:r>
          </w:p>
        </w:tc>
      </w:tr>
      <w:tr w:rsidR="009F2112" w14:paraId="29BE7EA8" w14:textId="77777777">
        <w:tc>
          <w:tcPr>
            <w:tcW w:w="0" w:type="auto"/>
          </w:tcPr>
          <w:p w14:paraId="0D1CFEE7" w14:textId="77777777" w:rsidR="009F2112" w:rsidRDefault="005942DF">
            <w:pPr>
              <w:pStyle w:val="Compact"/>
            </w:pPr>
            <w:r>
              <w:t>value</w:t>
            </w:r>
          </w:p>
        </w:tc>
        <w:tc>
          <w:tcPr>
            <w:tcW w:w="0" w:type="auto"/>
          </w:tcPr>
          <w:p w14:paraId="2C6B99A5" w14:textId="77777777" w:rsidR="009F2112" w:rsidRDefault="00C715C0">
            <w:pPr>
              <w:pStyle w:val="Compact"/>
            </w:pPr>
            <w:hyperlink w:anchor="uint32">
              <w:r w:rsidR="005942DF">
                <w:rPr>
                  <w:rStyle w:val="Hyperlink"/>
                </w:rPr>
                <w:t>uint32</w:t>
              </w:r>
            </w:hyperlink>
          </w:p>
        </w:tc>
        <w:tc>
          <w:tcPr>
            <w:tcW w:w="0" w:type="auto"/>
          </w:tcPr>
          <w:p w14:paraId="36F20B7C" w14:textId="77777777" w:rsidR="009F2112" w:rsidRDefault="005942DF">
            <w:pPr>
              <w:pStyle w:val="Compact"/>
            </w:pPr>
            <w:r>
              <w:t>optional</w:t>
            </w:r>
          </w:p>
        </w:tc>
        <w:tc>
          <w:tcPr>
            <w:tcW w:w="0" w:type="auto"/>
          </w:tcPr>
          <w:p w14:paraId="7EAF64E4" w14:textId="77777777" w:rsidR="009F2112" w:rsidRDefault="005942DF" w:rsidP="001455CC">
            <w:pPr>
              <w:pStyle w:val="Compact"/>
            </w:pPr>
            <w:r>
              <w:t xml:space="preserve">[semantically required] </w:t>
            </w:r>
            <w:ins w:id="612" w:author="mmeshek" w:date="2017-10-18T16:28:00Z">
              <w:r w:rsidR="001455CC">
                <w:t>t</w:t>
              </w:r>
            </w:ins>
            <w:del w:id="613" w:author="mmeshek" w:date="2017-10-18T16:28:00Z">
              <w:r w:rsidDel="001455CC">
                <w:delText>T</w:delText>
              </w:r>
            </w:del>
            <w:r>
              <w:t>he unsigned integer value</w:t>
            </w:r>
            <w:del w:id="614" w:author="mmeshek" w:date="2017-10-18T16:28:00Z">
              <w:r w:rsidDel="001455CC">
                <w:delText>.</w:delText>
              </w:r>
            </w:del>
            <w:ins w:id="615" w:author="mmeshek" w:date="2017-10-18T16:28:00Z">
              <w:r w:rsidR="001455CC">
                <w:t>t</w:t>
              </w:r>
            </w:ins>
          </w:p>
        </w:tc>
      </w:tr>
    </w:tbl>
    <w:p w14:paraId="0C0DC861" w14:textId="77777777" w:rsidR="009F2112" w:rsidRDefault="005942DF">
      <w:pPr>
        <w:pStyle w:val="NRELHead03"/>
        <w:pPrChange w:id="616" w:author="mmeshek" w:date="2017-09-26T08:22:00Z">
          <w:pPr>
            <w:pStyle w:val="Heading3"/>
          </w:pPr>
        </w:pPrChange>
      </w:pPr>
      <w:bookmarkStart w:id="617" w:name="AesdRecords.Record"/>
      <w:bookmarkEnd w:id="617"/>
      <w:r>
        <w:t>Record</w:t>
      </w:r>
    </w:p>
    <w:p w14:paraId="07CCE072" w14:textId="77777777" w:rsidR="009F2112" w:rsidRDefault="005942DF">
      <w:pPr>
        <w:pStyle w:val="NRELBodyText"/>
        <w:pPrChange w:id="618" w:author="mmeshek" w:date="2017-09-26T08:23:00Z">
          <w:pPr>
            <w:pStyle w:val="FirstParagraph"/>
          </w:pPr>
        </w:pPrChange>
      </w:pPr>
      <w:r>
        <w:t>A record is a list of variables and their associated values.</w:t>
      </w:r>
    </w:p>
    <w:tbl>
      <w:tblPr>
        <w:tblW w:w="0" w:type="pct"/>
        <w:tblLook w:val="07E0" w:firstRow="1" w:lastRow="1" w:firstColumn="1" w:lastColumn="1" w:noHBand="1" w:noVBand="1"/>
      </w:tblPr>
      <w:tblGrid>
        <w:gridCol w:w="1187"/>
        <w:gridCol w:w="1155"/>
        <w:gridCol w:w="1132"/>
        <w:gridCol w:w="6102"/>
      </w:tblGrid>
      <w:tr w:rsidR="009F2112" w14:paraId="5A9F30C1" w14:textId="77777777">
        <w:tc>
          <w:tcPr>
            <w:tcW w:w="0" w:type="auto"/>
            <w:tcBorders>
              <w:bottom w:val="single" w:sz="0" w:space="0" w:color="auto"/>
            </w:tcBorders>
            <w:vAlign w:val="bottom"/>
          </w:tcPr>
          <w:p w14:paraId="59CB3986" w14:textId="77777777" w:rsidR="009F2112" w:rsidRDefault="005942DF">
            <w:pPr>
              <w:pStyle w:val="Compact"/>
            </w:pPr>
            <w:r>
              <w:t>Field</w:t>
            </w:r>
          </w:p>
        </w:tc>
        <w:tc>
          <w:tcPr>
            <w:tcW w:w="0" w:type="auto"/>
            <w:tcBorders>
              <w:bottom w:val="single" w:sz="0" w:space="0" w:color="auto"/>
            </w:tcBorders>
            <w:vAlign w:val="bottom"/>
          </w:tcPr>
          <w:p w14:paraId="646AA7CA" w14:textId="77777777" w:rsidR="009F2112" w:rsidRDefault="005942DF">
            <w:pPr>
              <w:pStyle w:val="Compact"/>
            </w:pPr>
            <w:r>
              <w:t>Type</w:t>
            </w:r>
          </w:p>
        </w:tc>
        <w:tc>
          <w:tcPr>
            <w:tcW w:w="0" w:type="auto"/>
            <w:tcBorders>
              <w:bottom w:val="single" w:sz="0" w:space="0" w:color="auto"/>
            </w:tcBorders>
            <w:vAlign w:val="bottom"/>
          </w:tcPr>
          <w:p w14:paraId="6AB3CF9D" w14:textId="77777777" w:rsidR="009F2112" w:rsidRDefault="005942DF">
            <w:pPr>
              <w:pStyle w:val="Compact"/>
            </w:pPr>
            <w:r>
              <w:t>Label</w:t>
            </w:r>
          </w:p>
        </w:tc>
        <w:tc>
          <w:tcPr>
            <w:tcW w:w="0" w:type="auto"/>
            <w:tcBorders>
              <w:bottom w:val="single" w:sz="0" w:space="0" w:color="auto"/>
            </w:tcBorders>
            <w:vAlign w:val="bottom"/>
          </w:tcPr>
          <w:p w14:paraId="0F30B512" w14:textId="77777777" w:rsidR="009F2112" w:rsidRDefault="005942DF">
            <w:pPr>
              <w:pStyle w:val="Compact"/>
            </w:pPr>
            <w:r>
              <w:t>Description</w:t>
            </w:r>
          </w:p>
        </w:tc>
      </w:tr>
      <w:tr w:rsidR="009F2112" w14:paraId="6FFFFD9E" w14:textId="77777777">
        <w:tc>
          <w:tcPr>
            <w:tcW w:w="0" w:type="auto"/>
          </w:tcPr>
          <w:p w14:paraId="281E4550" w14:textId="77777777" w:rsidR="009F2112" w:rsidRDefault="005942DF">
            <w:pPr>
              <w:pStyle w:val="Compact"/>
            </w:pPr>
            <w:r>
              <w:t>record_id</w:t>
            </w:r>
          </w:p>
        </w:tc>
        <w:tc>
          <w:tcPr>
            <w:tcW w:w="0" w:type="auto"/>
          </w:tcPr>
          <w:p w14:paraId="2C55E8CD" w14:textId="77777777" w:rsidR="009F2112" w:rsidRDefault="00C715C0">
            <w:pPr>
              <w:pStyle w:val="Compact"/>
            </w:pPr>
            <w:hyperlink w:anchor="int64">
              <w:r w:rsidR="005942DF">
                <w:rPr>
                  <w:rStyle w:val="Hyperlink"/>
                </w:rPr>
                <w:t>int64</w:t>
              </w:r>
            </w:hyperlink>
          </w:p>
        </w:tc>
        <w:tc>
          <w:tcPr>
            <w:tcW w:w="0" w:type="auto"/>
          </w:tcPr>
          <w:p w14:paraId="76D0D909" w14:textId="77777777" w:rsidR="009F2112" w:rsidRDefault="005942DF">
            <w:pPr>
              <w:pStyle w:val="Compact"/>
            </w:pPr>
            <w:r>
              <w:t>optional</w:t>
            </w:r>
          </w:p>
        </w:tc>
        <w:tc>
          <w:tcPr>
            <w:tcW w:w="0" w:type="auto"/>
          </w:tcPr>
          <w:p w14:paraId="452322EF" w14:textId="77777777" w:rsidR="009F2112" w:rsidRDefault="005942DF" w:rsidP="001455CC">
            <w:pPr>
              <w:pStyle w:val="Compact"/>
            </w:pPr>
            <w:r>
              <w:t xml:space="preserve">[semantically required] </w:t>
            </w:r>
            <w:ins w:id="619" w:author="mmeshek" w:date="2017-10-18T16:28:00Z">
              <w:r w:rsidR="001455CC">
                <w:t>a</w:t>
              </w:r>
            </w:ins>
            <w:del w:id="620" w:author="mmeshek" w:date="2017-10-18T16:28:00Z">
              <w:r w:rsidDel="001455CC">
                <w:delText>A</w:delText>
              </w:r>
            </w:del>
            <w:r>
              <w:t xml:space="preserve"> unique identifier for the </w:t>
            </w:r>
            <w:r>
              <w:lastRenderedPageBreak/>
              <w:t>record</w:t>
            </w:r>
            <w:del w:id="621" w:author="mmeshek" w:date="2017-10-18T16:28:00Z">
              <w:r w:rsidDel="001455CC">
                <w:delText>.</w:delText>
              </w:r>
            </w:del>
          </w:p>
        </w:tc>
      </w:tr>
      <w:tr w:rsidR="009F2112" w14:paraId="50CC8D2E" w14:textId="77777777">
        <w:tc>
          <w:tcPr>
            <w:tcW w:w="0" w:type="auto"/>
          </w:tcPr>
          <w:p w14:paraId="4AB18B96" w14:textId="77777777" w:rsidR="009F2112" w:rsidRDefault="005942DF">
            <w:pPr>
              <w:pStyle w:val="Compact"/>
            </w:pPr>
            <w:r>
              <w:lastRenderedPageBreak/>
              <w:t>variables</w:t>
            </w:r>
          </w:p>
        </w:tc>
        <w:tc>
          <w:tcPr>
            <w:tcW w:w="0" w:type="auto"/>
          </w:tcPr>
          <w:p w14:paraId="1844D6A1" w14:textId="77777777" w:rsidR="009F2112" w:rsidRDefault="00C715C0">
            <w:pPr>
              <w:pStyle w:val="Compact"/>
            </w:pPr>
            <w:hyperlink w:anchor="AesdRecords.VarValue">
              <w:r w:rsidR="005942DF">
                <w:rPr>
                  <w:rStyle w:val="Hyperlink"/>
                </w:rPr>
                <w:t>VarValue</w:t>
              </w:r>
            </w:hyperlink>
          </w:p>
        </w:tc>
        <w:tc>
          <w:tcPr>
            <w:tcW w:w="0" w:type="auto"/>
          </w:tcPr>
          <w:p w14:paraId="23EAAFDD" w14:textId="77777777" w:rsidR="009F2112" w:rsidRDefault="005942DF">
            <w:pPr>
              <w:pStyle w:val="Compact"/>
            </w:pPr>
            <w:r>
              <w:t>repeated</w:t>
            </w:r>
          </w:p>
        </w:tc>
        <w:tc>
          <w:tcPr>
            <w:tcW w:w="0" w:type="auto"/>
          </w:tcPr>
          <w:p w14:paraId="7D696ECC" w14:textId="77777777" w:rsidR="009F2112" w:rsidRDefault="005942DF" w:rsidP="001455CC">
            <w:pPr>
              <w:pStyle w:val="Compact"/>
            </w:pPr>
            <w:r>
              <w:t xml:space="preserve">[semantically optional] </w:t>
            </w:r>
            <w:del w:id="622" w:author="mmeshek" w:date="2017-10-18T16:28:00Z">
              <w:r w:rsidDel="001455CC">
                <w:delText>T</w:delText>
              </w:r>
            </w:del>
            <w:ins w:id="623" w:author="mmeshek" w:date="2017-10-18T16:28:00Z">
              <w:r w:rsidR="001455CC">
                <w:t>t</w:t>
              </w:r>
            </w:ins>
            <w:r>
              <w:t>he values for variables in the record</w:t>
            </w:r>
            <w:del w:id="624" w:author="mmeshek" w:date="2017-10-18T16:28:00Z">
              <w:r w:rsidDel="001455CC">
                <w:delText>.</w:delText>
              </w:r>
            </w:del>
          </w:p>
        </w:tc>
      </w:tr>
    </w:tbl>
    <w:p w14:paraId="52510E54" w14:textId="77777777" w:rsidR="009F2112" w:rsidRDefault="005942DF">
      <w:pPr>
        <w:pStyle w:val="NRELHead03"/>
        <w:pPrChange w:id="625" w:author="mmeshek" w:date="2017-09-26T08:22:00Z">
          <w:pPr>
            <w:pStyle w:val="Heading3"/>
          </w:pPr>
        </w:pPrChange>
      </w:pPr>
      <w:bookmarkStart w:id="626" w:name="AesdRecords.RecordData"/>
      <w:bookmarkEnd w:id="626"/>
      <w:r>
        <w:t>RecordData</w:t>
      </w:r>
    </w:p>
    <w:p w14:paraId="0A9F8695" w14:textId="77777777" w:rsidR="009F2112" w:rsidRDefault="005942DF">
      <w:pPr>
        <w:pStyle w:val="NRELBodyText"/>
        <w:pPrChange w:id="627" w:author="mmeshek" w:date="2017-09-26T08:26:00Z">
          <w:pPr>
            <w:pStyle w:val="FirstParagraph"/>
          </w:pPr>
        </w:pPrChange>
      </w:pPr>
      <w:r>
        <w:t>A collection o</w:t>
      </w:r>
      <w:del w:id="628" w:author="mmeshek" w:date="2017-10-19T14:18:00Z">
        <w:r w:rsidDel="00A73E6C">
          <w:delText>r</w:delText>
        </w:r>
      </w:del>
      <w:ins w:id="629" w:author="mmeshek" w:date="2017-10-19T14:18:00Z">
        <w:r w:rsidR="00A73E6C">
          <w:t>f</w:t>
        </w:r>
      </w:ins>
      <w:r>
        <w:t xml:space="preserve"> records.</w:t>
      </w:r>
    </w:p>
    <w:p w14:paraId="24FAC258" w14:textId="77777777" w:rsidR="009F2112" w:rsidRDefault="005942DF">
      <w:pPr>
        <w:pStyle w:val="NRELBodyText"/>
        <w:pPrChange w:id="630" w:author="mmeshek" w:date="2017-09-26T08:26:00Z">
          <w:pPr>
            <w:pStyle w:val="BodyText"/>
          </w:pPr>
        </w:pPrChange>
      </w:pPr>
      <w:r>
        <w:t>There are two alternatives to specifying record data:</w:t>
      </w:r>
    </w:p>
    <w:p w14:paraId="42FE76FF" w14:textId="77777777" w:rsidR="009F2112" w:rsidRDefault="00786AF4">
      <w:pPr>
        <w:pStyle w:val="NRELList01"/>
        <w:numPr>
          <w:ilvl w:val="0"/>
          <w:numId w:val="54"/>
        </w:numPr>
        <w:pPrChange w:id="631" w:author="mmeshek" w:date="2017-09-26T08:26:00Z">
          <w:pPr>
            <w:pStyle w:val="Compact"/>
            <w:numPr>
              <w:numId w:val="13"/>
            </w:numPr>
            <w:tabs>
              <w:tab w:val="num" w:pos="0"/>
            </w:tabs>
            <w:ind w:left="480" w:hanging="480"/>
          </w:pPr>
        </w:pPrChange>
      </w:pPr>
      <w:r>
        <w:fldChar w:fldCharType="begin"/>
      </w:r>
      <w:r>
        <w:instrText xml:space="preserve"> HYPERLINK \l "AesdRecords.RecordList" \h </w:instrText>
      </w:r>
      <w:r>
        <w:fldChar w:fldCharType="separate"/>
      </w:r>
      <w:r w:rsidR="005942DF">
        <w:rPr>
          <w:rStyle w:val="Hyperlink"/>
        </w:rPr>
        <w:t>A list</w:t>
      </w:r>
      <w:r>
        <w:rPr>
          <w:rStyle w:val="Hyperlink"/>
        </w:rPr>
        <w:fldChar w:fldCharType="end"/>
      </w:r>
      <w:r w:rsidR="005942DF">
        <w:t xml:space="preserve"> specifies a heterogeneously typed list.</w:t>
      </w:r>
    </w:p>
    <w:p w14:paraId="3727E3FD" w14:textId="77777777" w:rsidR="009F2112" w:rsidRDefault="00786AF4">
      <w:pPr>
        <w:pStyle w:val="NRELList01"/>
        <w:pPrChange w:id="632" w:author="mmeshek" w:date="2017-09-26T08:26:00Z">
          <w:pPr>
            <w:pStyle w:val="Compact"/>
            <w:numPr>
              <w:numId w:val="13"/>
            </w:numPr>
            <w:tabs>
              <w:tab w:val="num" w:pos="0"/>
            </w:tabs>
            <w:ind w:left="480" w:hanging="480"/>
          </w:pPr>
        </w:pPrChange>
      </w:pPr>
      <w:r>
        <w:fldChar w:fldCharType="begin"/>
      </w:r>
      <w:r>
        <w:instrText xml:space="preserve"> HYPERLINK \l "AesdRecords.RecordTable" \h </w:instrText>
      </w:r>
      <w:r>
        <w:fldChar w:fldCharType="separate"/>
      </w:r>
      <w:r w:rsidR="005942DF">
        <w:rPr>
          <w:rStyle w:val="Hyperlink"/>
        </w:rPr>
        <w:t>A table</w:t>
      </w:r>
      <w:r>
        <w:rPr>
          <w:rStyle w:val="Hyperlink"/>
        </w:rPr>
        <w:fldChar w:fldCharType="end"/>
      </w:r>
      <w:r w:rsidR="005942DF">
        <w:t xml:space="preserve"> specifies a homogeneously typed table.</w:t>
      </w:r>
    </w:p>
    <w:p w14:paraId="1062221A" w14:textId="77777777" w:rsidR="009F2112" w:rsidRDefault="005942DF">
      <w:pPr>
        <w:pStyle w:val="NRELBodyText"/>
        <w:pPrChange w:id="633" w:author="mmeshek" w:date="2017-09-26T08:23:00Z">
          <w:pPr>
            <w:pStyle w:val="FirstParagraph"/>
          </w:pPr>
        </w:pPrChange>
      </w:pPr>
      <w:r>
        <w:t xml:space="preserve">Exactly one of </w:t>
      </w:r>
      <w:r>
        <w:rPr>
          <w:rStyle w:val="VerbatimChar"/>
          <w:i/>
        </w:rPr>
        <w:t>list</w:t>
      </w:r>
      <w:r>
        <w:t xml:space="preserve"> or </w:t>
      </w:r>
      <w:r>
        <w:rPr>
          <w:rStyle w:val="VerbatimChar"/>
          <w:i/>
        </w:rPr>
        <w:t>table</w:t>
      </w:r>
      <w:r>
        <w:t xml:space="preserve"> must be present in the message.</w:t>
      </w:r>
    </w:p>
    <w:tbl>
      <w:tblPr>
        <w:tblW w:w="0" w:type="pct"/>
        <w:tblLook w:val="07E0" w:firstRow="1" w:lastRow="1" w:firstColumn="1" w:lastColumn="1" w:noHBand="1" w:noVBand="1"/>
      </w:tblPr>
      <w:tblGrid>
        <w:gridCol w:w="728"/>
        <w:gridCol w:w="1521"/>
        <w:gridCol w:w="1069"/>
        <w:gridCol w:w="4502"/>
      </w:tblGrid>
      <w:tr w:rsidR="009F2112" w14:paraId="4E855C89" w14:textId="77777777">
        <w:tc>
          <w:tcPr>
            <w:tcW w:w="0" w:type="auto"/>
            <w:tcBorders>
              <w:bottom w:val="single" w:sz="0" w:space="0" w:color="auto"/>
            </w:tcBorders>
            <w:vAlign w:val="bottom"/>
          </w:tcPr>
          <w:p w14:paraId="1FC2F3F9" w14:textId="77777777" w:rsidR="009F2112" w:rsidRDefault="005942DF">
            <w:pPr>
              <w:pStyle w:val="Compact"/>
            </w:pPr>
            <w:r>
              <w:t>Field</w:t>
            </w:r>
          </w:p>
        </w:tc>
        <w:tc>
          <w:tcPr>
            <w:tcW w:w="0" w:type="auto"/>
            <w:tcBorders>
              <w:bottom w:val="single" w:sz="0" w:space="0" w:color="auto"/>
            </w:tcBorders>
            <w:vAlign w:val="bottom"/>
          </w:tcPr>
          <w:p w14:paraId="15165799" w14:textId="77777777" w:rsidR="009F2112" w:rsidRDefault="005942DF">
            <w:pPr>
              <w:pStyle w:val="Compact"/>
            </w:pPr>
            <w:r>
              <w:t>Type</w:t>
            </w:r>
          </w:p>
        </w:tc>
        <w:tc>
          <w:tcPr>
            <w:tcW w:w="0" w:type="auto"/>
            <w:tcBorders>
              <w:bottom w:val="single" w:sz="0" w:space="0" w:color="auto"/>
            </w:tcBorders>
            <w:vAlign w:val="bottom"/>
          </w:tcPr>
          <w:p w14:paraId="152B4EA5" w14:textId="77777777" w:rsidR="009F2112" w:rsidRDefault="005942DF">
            <w:pPr>
              <w:pStyle w:val="Compact"/>
            </w:pPr>
            <w:r>
              <w:t>Label</w:t>
            </w:r>
          </w:p>
        </w:tc>
        <w:tc>
          <w:tcPr>
            <w:tcW w:w="0" w:type="auto"/>
            <w:tcBorders>
              <w:bottom w:val="single" w:sz="0" w:space="0" w:color="auto"/>
            </w:tcBorders>
            <w:vAlign w:val="bottom"/>
          </w:tcPr>
          <w:p w14:paraId="3974BD0D" w14:textId="77777777" w:rsidR="009F2112" w:rsidRDefault="005942DF">
            <w:pPr>
              <w:pStyle w:val="Compact"/>
            </w:pPr>
            <w:r>
              <w:t>Description</w:t>
            </w:r>
          </w:p>
        </w:tc>
      </w:tr>
      <w:tr w:rsidR="009F2112" w14:paraId="01FAAA9C" w14:textId="77777777">
        <w:tc>
          <w:tcPr>
            <w:tcW w:w="0" w:type="auto"/>
          </w:tcPr>
          <w:p w14:paraId="6D3BD22D" w14:textId="77777777" w:rsidR="009F2112" w:rsidRDefault="005942DF">
            <w:pPr>
              <w:pStyle w:val="Compact"/>
            </w:pPr>
            <w:r>
              <w:t>list</w:t>
            </w:r>
          </w:p>
        </w:tc>
        <w:tc>
          <w:tcPr>
            <w:tcW w:w="0" w:type="auto"/>
          </w:tcPr>
          <w:p w14:paraId="2AFB0375" w14:textId="77777777" w:rsidR="009F2112" w:rsidRDefault="00C715C0">
            <w:pPr>
              <w:pStyle w:val="Compact"/>
            </w:pPr>
            <w:hyperlink w:anchor="AesdRecords.RecordList">
              <w:r w:rsidR="005942DF">
                <w:rPr>
                  <w:rStyle w:val="Hyperlink"/>
                </w:rPr>
                <w:t>RecordList</w:t>
              </w:r>
            </w:hyperlink>
          </w:p>
        </w:tc>
        <w:tc>
          <w:tcPr>
            <w:tcW w:w="0" w:type="auto"/>
          </w:tcPr>
          <w:p w14:paraId="7AC063C3" w14:textId="77777777" w:rsidR="009F2112" w:rsidRDefault="005942DF">
            <w:pPr>
              <w:pStyle w:val="Compact"/>
            </w:pPr>
            <w:r>
              <w:t>optional</w:t>
            </w:r>
          </w:p>
        </w:tc>
        <w:tc>
          <w:tcPr>
            <w:tcW w:w="0" w:type="auto"/>
          </w:tcPr>
          <w:p w14:paraId="41C01BE3" w14:textId="77777777" w:rsidR="009F2112" w:rsidRDefault="001455CC" w:rsidP="001455CC">
            <w:pPr>
              <w:pStyle w:val="Compact"/>
            </w:pPr>
            <w:ins w:id="634" w:author="mmeshek" w:date="2017-10-18T16:29:00Z">
              <w:r>
                <w:t>a</w:t>
              </w:r>
            </w:ins>
            <w:del w:id="635" w:author="mmeshek" w:date="2017-10-18T16:29:00Z">
              <w:r w:rsidR="005942DF" w:rsidDel="001455CC">
                <w:delText>A</w:delText>
              </w:r>
            </w:del>
            <w:r w:rsidR="005942DF">
              <w:t xml:space="preserve"> heterogeneously typed list of records</w:t>
            </w:r>
            <w:del w:id="636" w:author="mmeshek" w:date="2017-10-18T16:29:00Z">
              <w:r w:rsidR="005942DF" w:rsidDel="001455CC">
                <w:delText>.</w:delText>
              </w:r>
            </w:del>
          </w:p>
        </w:tc>
      </w:tr>
      <w:tr w:rsidR="009F2112" w14:paraId="64FD60D4" w14:textId="77777777">
        <w:tc>
          <w:tcPr>
            <w:tcW w:w="0" w:type="auto"/>
          </w:tcPr>
          <w:p w14:paraId="086FDFAB" w14:textId="77777777" w:rsidR="009F2112" w:rsidRDefault="005942DF">
            <w:pPr>
              <w:pStyle w:val="Compact"/>
            </w:pPr>
            <w:r>
              <w:t>table</w:t>
            </w:r>
          </w:p>
        </w:tc>
        <w:tc>
          <w:tcPr>
            <w:tcW w:w="0" w:type="auto"/>
          </w:tcPr>
          <w:p w14:paraId="46E4510E" w14:textId="77777777" w:rsidR="009F2112" w:rsidRDefault="00C715C0">
            <w:pPr>
              <w:pStyle w:val="Compact"/>
            </w:pPr>
            <w:hyperlink w:anchor="AesdRecords.RecordTable">
              <w:r w:rsidR="005942DF">
                <w:rPr>
                  <w:rStyle w:val="Hyperlink"/>
                </w:rPr>
                <w:t>RecordTable</w:t>
              </w:r>
            </w:hyperlink>
          </w:p>
        </w:tc>
        <w:tc>
          <w:tcPr>
            <w:tcW w:w="0" w:type="auto"/>
          </w:tcPr>
          <w:p w14:paraId="40065DD1" w14:textId="77777777" w:rsidR="009F2112" w:rsidRDefault="005942DF">
            <w:pPr>
              <w:pStyle w:val="Compact"/>
            </w:pPr>
            <w:r>
              <w:t>optional</w:t>
            </w:r>
          </w:p>
        </w:tc>
        <w:tc>
          <w:tcPr>
            <w:tcW w:w="0" w:type="auto"/>
          </w:tcPr>
          <w:p w14:paraId="4F4A0061" w14:textId="77777777" w:rsidR="009F2112" w:rsidRDefault="001455CC" w:rsidP="001455CC">
            <w:pPr>
              <w:pStyle w:val="Compact"/>
            </w:pPr>
            <w:ins w:id="637" w:author="mmeshek" w:date="2017-10-18T16:29:00Z">
              <w:r>
                <w:t>a</w:t>
              </w:r>
            </w:ins>
            <w:del w:id="638" w:author="mmeshek" w:date="2017-10-18T16:29:00Z">
              <w:r w:rsidR="005942DF" w:rsidDel="001455CC">
                <w:delText>A</w:delText>
              </w:r>
            </w:del>
            <w:r w:rsidR="005942DF">
              <w:t xml:space="preserve"> homogeneously typed table of records</w:t>
            </w:r>
            <w:del w:id="639" w:author="mmeshek" w:date="2017-10-18T16:29:00Z">
              <w:r w:rsidR="005942DF" w:rsidDel="001455CC">
                <w:delText>.</w:delText>
              </w:r>
            </w:del>
          </w:p>
        </w:tc>
      </w:tr>
    </w:tbl>
    <w:p w14:paraId="67788BD1" w14:textId="77777777" w:rsidR="009F2112" w:rsidRDefault="005942DF">
      <w:pPr>
        <w:pStyle w:val="NRELHead03"/>
        <w:pPrChange w:id="640" w:author="mmeshek" w:date="2017-09-26T08:22:00Z">
          <w:pPr>
            <w:pStyle w:val="Heading3"/>
          </w:pPr>
        </w:pPrChange>
      </w:pPr>
      <w:bookmarkStart w:id="641" w:name="AesdRecords.RecordList"/>
      <w:bookmarkEnd w:id="641"/>
      <w:r>
        <w:t>RecordList</w:t>
      </w:r>
    </w:p>
    <w:p w14:paraId="1698B2DC" w14:textId="77777777" w:rsidR="009F2112" w:rsidRDefault="005942DF">
      <w:pPr>
        <w:pStyle w:val="NRELBodyText"/>
        <w:pPrChange w:id="642" w:author="mmeshek" w:date="2017-09-26T08:23:00Z">
          <w:pPr>
            <w:pStyle w:val="FirstParagraph"/>
          </w:pPr>
        </w:pPrChange>
      </w:pPr>
      <w:r>
        <w:t>A list of records. The list is heterogeneous in the sense that each variable may have a different type.</w:t>
      </w:r>
    </w:p>
    <w:tbl>
      <w:tblPr>
        <w:tblW w:w="0" w:type="pct"/>
        <w:tblLook w:val="07E0" w:firstRow="1" w:lastRow="1" w:firstColumn="1" w:lastColumn="1" w:noHBand="1" w:noVBand="1"/>
      </w:tblPr>
      <w:tblGrid>
        <w:gridCol w:w="1002"/>
        <w:gridCol w:w="948"/>
        <w:gridCol w:w="1132"/>
        <w:gridCol w:w="4537"/>
      </w:tblGrid>
      <w:tr w:rsidR="009F2112" w14:paraId="34BCA03F" w14:textId="77777777">
        <w:tc>
          <w:tcPr>
            <w:tcW w:w="0" w:type="auto"/>
            <w:tcBorders>
              <w:bottom w:val="single" w:sz="0" w:space="0" w:color="auto"/>
            </w:tcBorders>
            <w:vAlign w:val="bottom"/>
          </w:tcPr>
          <w:p w14:paraId="7B1264E8" w14:textId="77777777" w:rsidR="009F2112" w:rsidRDefault="005942DF">
            <w:pPr>
              <w:pStyle w:val="Compact"/>
            </w:pPr>
            <w:r>
              <w:t>Field</w:t>
            </w:r>
          </w:p>
        </w:tc>
        <w:tc>
          <w:tcPr>
            <w:tcW w:w="0" w:type="auto"/>
            <w:tcBorders>
              <w:bottom w:val="single" w:sz="0" w:space="0" w:color="auto"/>
            </w:tcBorders>
            <w:vAlign w:val="bottom"/>
          </w:tcPr>
          <w:p w14:paraId="0BB600F6" w14:textId="77777777" w:rsidR="009F2112" w:rsidRDefault="005942DF">
            <w:pPr>
              <w:pStyle w:val="Compact"/>
            </w:pPr>
            <w:r>
              <w:t>Type</w:t>
            </w:r>
          </w:p>
        </w:tc>
        <w:tc>
          <w:tcPr>
            <w:tcW w:w="0" w:type="auto"/>
            <w:tcBorders>
              <w:bottom w:val="single" w:sz="0" w:space="0" w:color="auto"/>
            </w:tcBorders>
            <w:vAlign w:val="bottom"/>
          </w:tcPr>
          <w:p w14:paraId="604F8766" w14:textId="77777777" w:rsidR="009F2112" w:rsidRDefault="005942DF">
            <w:pPr>
              <w:pStyle w:val="Compact"/>
            </w:pPr>
            <w:r>
              <w:t>Label</w:t>
            </w:r>
          </w:p>
        </w:tc>
        <w:tc>
          <w:tcPr>
            <w:tcW w:w="0" w:type="auto"/>
            <w:tcBorders>
              <w:bottom w:val="single" w:sz="0" w:space="0" w:color="auto"/>
            </w:tcBorders>
            <w:vAlign w:val="bottom"/>
          </w:tcPr>
          <w:p w14:paraId="660A506F" w14:textId="77777777" w:rsidR="009F2112" w:rsidRDefault="005942DF">
            <w:pPr>
              <w:pStyle w:val="Compact"/>
            </w:pPr>
            <w:r>
              <w:t>Description</w:t>
            </w:r>
          </w:p>
        </w:tc>
      </w:tr>
      <w:tr w:rsidR="009F2112" w14:paraId="60729AD0" w14:textId="77777777">
        <w:tc>
          <w:tcPr>
            <w:tcW w:w="0" w:type="auto"/>
          </w:tcPr>
          <w:p w14:paraId="435C5645" w14:textId="77777777" w:rsidR="009F2112" w:rsidRDefault="005942DF">
            <w:pPr>
              <w:pStyle w:val="Compact"/>
            </w:pPr>
            <w:r>
              <w:t>records</w:t>
            </w:r>
          </w:p>
        </w:tc>
        <w:tc>
          <w:tcPr>
            <w:tcW w:w="0" w:type="auto"/>
          </w:tcPr>
          <w:p w14:paraId="4866768C" w14:textId="77777777" w:rsidR="009F2112" w:rsidRDefault="00C715C0">
            <w:pPr>
              <w:pStyle w:val="Compact"/>
            </w:pPr>
            <w:hyperlink w:anchor="AesdRecords.Record">
              <w:r w:rsidR="005942DF">
                <w:rPr>
                  <w:rStyle w:val="Hyperlink"/>
                </w:rPr>
                <w:t>Record</w:t>
              </w:r>
            </w:hyperlink>
          </w:p>
        </w:tc>
        <w:tc>
          <w:tcPr>
            <w:tcW w:w="0" w:type="auto"/>
          </w:tcPr>
          <w:p w14:paraId="1DDEBEC4" w14:textId="77777777" w:rsidR="009F2112" w:rsidRDefault="005942DF">
            <w:pPr>
              <w:pStyle w:val="Compact"/>
            </w:pPr>
            <w:r>
              <w:t>repeated</w:t>
            </w:r>
          </w:p>
        </w:tc>
        <w:tc>
          <w:tcPr>
            <w:tcW w:w="0" w:type="auto"/>
          </w:tcPr>
          <w:p w14:paraId="054919E2" w14:textId="77777777" w:rsidR="009F2112" w:rsidRDefault="005942DF">
            <w:pPr>
              <w:pStyle w:val="Compact"/>
            </w:pPr>
            <w:r>
              <w:t>[semantically optional] The list of records.</w:t>
            </w:r>
          </w:p>
        </w:tc>
      </w:tr>
    </w:tbl>
    <w:p w14:paraId="27AA01BE" w14:textId="77777777" w:rsidR="009F2112" w:rsidRDefault="005942DF">
      <w:pPr>
        <w:pStyle w:val="NRELHead03"/>
        <w:pPrChange w:id="643" w:author="mmeshek" w:date="2017-09-26T08:22:00Z">
          <w:pPr>
            <w:pStyle w:val="Heading3"/>
          </w:pPr>
        </w:pPrChange>
      </w:pPr>
      <w:bookmarkStart w:id="644" w:name="AesdRecords.RecordTable"/>
      <w:bookmarkEnd w:id="644"/>
      <w:r>
        <w:t>RecordTable</w:t>
      </w:r>
    </w:p>
    <w:p w14:paraId="4011AA3E" w14:textId="77777777" w:rsidR="009F2112" w:rsidRDefault="005942DF">
      <w:pPr>
        <w:pStyle w:val="NRELBodyText"/>
        <w:pPrChange w:id="645" w:author="mmeshek" w:date="2017-09-26T08:23:00Z">
          <w:pPr>
            <w:pStyle w:val="FirstParagraph"/>
          </w:pPr>
        </w:pPrChange>
      </w:pPr>
      <w:r>
        <w:t>A homogeneously typed table of records, where each variable has each type, with a row for each record and a column for each variable.</w:t>
      </w:r>
    </w:p>
    <w:p w14:paraId="00BCECA9" w14:textId="77777777" w:rsidR="009F2112" w:rsidRDefault="005942DF">
      <w:pPr>
        <w:pStyle w:val="NRELBodyText"/>
        <w:pPrChange w:id="646" w:author="mmeshek" w:date="2017-09-26T08:30:00Z">
          <w:pPr>
            <w:pStyle w:val="BodyText"/>
          </w:pPr>
        </w:pPrChange>
      </w:pPr>
      <w:r>
        <w:t>This message represents the following table:</w:t>
      </w:r>
    </w:p>
    <w:tbl>
      <w:tblPr>
        <w:tblW w:w="0" w:type="pct"/>
        <w:tblLook w:val="07E0" w:firstRow="1" w:lastRow="1" w:firstColumn="1" w:lastColumn="1" w:noHBand="1" w:noVBand="1"/>
      </w:tblPr>
      <w:tblGrid>
        <w:gridCol w:w="1967"/>
        <w:gridCol w:w="1426"/>
        <w:gridCol w:w="1426"/>
        <w:gridCol w:w="470"/>
        <w:gridCol w:w="1426"/>
      </w:tblGrid>
      <w:tr w:rsidR="009F2112" w14:paraId="65C5B3BB" w14:textId="77777777">
        <w:tc>
          <w:tcPr>
            <w:tcW w:w="0" w:type="auto"/>
            <w:tcBorders>
              <w:bottom w:val="single" w:sz="0" w:space="0" w:color="auto"/>
            </w:tcBorders>
            <w:vAlign w:val="bottom"/>
          </w:tcPr>
          <w:p w14:paraId="6ACFC497" w14:textId="77777777" w:rsidR="009F2112" w:rsidRDefault="005942DF">
            <w:pPr>
              <w:pStyle w:val="Compact"/>
            </w:pPr>
            <w:r>
              <w:t>Record Identifier</w:t>
            </w:r>
          </w:p>
        </w:tc>
        <w:tc>
          <w:tcPr>
            <w:tcW w:w="0" w:type="auto"/>
            <w:tcBorders>
              <w:bottom w:val="single" w:sz="0" w:space="0" w:color="auto"/>
            </w:tcBorders>
            <w:vAlign w:val="bottom"/>
          </w:tcPr>
          <w:p w14:paraId="3FB5D3B6" w14:textId="77777777" w:rsidR="009F2112" w:rsidRDefault="005942DF">
            <w:pPr>
              <w:pStyle w:val="Compact"/>
            </w:pPr>
            <w:r>
              <w:rPr>
                <w:rStyle w:val="VerbatimChar"/>
              </w:rPr>
              <w:t>var_id[0]</w:t>
            </w:r>
          </w:p>
        </w:tc>
        <w:tc>
          <w:tcPr>
            <w:tcW w:w="0" w:type="auto"/>
            <w:tcBorders>
              <w:bottom w:val="single" w:sz="0" w:space="0" w:color="auto"/>
            </w:tcBorders>
            <w:vAlign w:val="bottom"/>
          </w:tcPr>
          <w:p w14:paraId="3D87C010" w14:textId="77777777" w:rsidR="009F2112" w:rsidRDefault="005942DF">
            <w:pPr>
              <w:pStyle w:val="Compact"/>
            </w:pPr>
            <w:r>
              <w:rPr>
                <w:rStyle w:val="VerbatimChar"/>
              </w:rPr>
              <w:t>var_id[1]</w:t>
            </w:r>
          </w:p>
        </w:tc>
        <w:tc>
          <w:tcPr>
            <w:tcW w:w="0" w:type="auto"/>
            <w:tcBorders>
              <w:bottom w:val="single" w:sz="0" w:space="0" w:color="auto"/>
            </w:tcBorders>
            <w:vAlign w:val="bottom"/>
          </w:tcPr>
          <w:p w14:paraId="1BE00294" w14:textId="77777777" w:rsidR="009F2112" w:rsidRDefault="005942DF">
            <w:pPr>
              <w:pStyle w:val="Compact"/>
            </w:pPr>
            <w:r>
              <w:t>. . .</w:t>
            </w:r>
          </w:p>
        </w:tc>
        <w:tc>
          <w:tcPr>
            <w:tcW w:w="0" w:type="auto"/>
            <w:tcBorders>
              <w:bottom w:val="single" w:sz="0" w:space="0" w:color="auto"/>
            </w:tcBorders>
            <w:vAlign w:val="bottom"/>
          </w:tcPr>
          <w:p w14:paraId="7BCF964B" w14:textId="77777777" w:rsidR="009F2112" w:rsidRDefault="005942DF">
            <w:pPr>
              <w:pStyle w:val="Compact"/>
            </w:pPr>
            <w:r>
              <w:rPr>
                <w:rStyle w:val="VerbatimChar"/>
              </w:rPr>
              <w:t>var_id[N]</w:t>
            </w:r>
          </w:p>
        </w:tc>
      </w:tr>
      <w:tr w:rsidR="009F2112" w14:paraId="3AB480DD" w14:textId="77777777">
        <w:tc>
          <w:tcPr>
            <w:tcW w:w="0" w:type="auto"/>
          </w:tcPr>
          <w:p w14:paraId="6C8CE9C4" w14:textId="77777777" w:rsidR="009F2112" w:rsidRDefault="005942DF">
            <w:pPr>
              <w:pStyle w:val="Compact"/>
            </w:pPr>
            <w:r>
              <w:rPr>
                <w:rStyle w:val="VerbatimChar"/>
              </w:rPr>
              <w:t>rec_id[0]</w:t>
            </w:r>
          </w:p>
        </w:tc>
        <w:tc>
          <w:tcPr>
            <w:tcW w:w="0" w:type="auto"/>
          </w:tcPr>
          <w:p w14:paraId="74F1066D" w14:textId="77777777" w:rsidR="009F2112" w:rsidRDefault="005942DF">
            <w:pPr>
              <w:pStyle w:val="Compact"/>
            </w:pPr>
            <w:r>
              <w:rPr>
                <w:rStyle w:val="VerbatimChar"/>
              </w:rPr>
              <w:t>list[0][0]</w:t>
            </w:r>
          </w:p>
        </w:tc>
        <w:tc>
          <w:tcPr>
            <w:tcW w:w="0" w:type="auto"/>
          </w:tcPr>
          <w:p w14:paraId="5D90781C" w14:textId="77777777" w:rsidR="009F2112" w:rsidRDefault="005942DF">
            <w:pPr>
              <w:pStyle w:val="Compact"/>
            </w:pPr>
            <w:r>
              <w:rPr>
                <w:rStyle w:val="VerbatimChar"/>
              </w:rPr>
              <w:t>list[0][1]</w:t>
            </w:r>
          </w:p>
        </w:tc>
        <w:tc>
          <w:tcPr>
            <w:tcW w:w="0" w:type="auto"/>
          </w:tcPr>
          <w:p w14:paraId="0A5CB566" w14:textId="77777777" w:rsidR="009F2112" w:rsidRDefault="005942DF">
            <w:pPr>
              <w:pStyle w:val="Compact"/>
            </w:pPr>
            <w:r>
              <w:t>. . .</w:t>
            </w:r>
          </w:p>
        </w:tc>
        <w:tc>
          <w:tcPr>
            <w:tcW w:w="0" w:type="auto"/>
          </w:tcPr>
          <w:p w14:paraId="21A7BAC3" w14:textId="77777777" w:rsidR="009F2112" w:rsidRDefault="005942DF">
            <w:pPr>
              <w:pStyle w:val="Compact"/>
            </w:pPr>
            <w:r>
              <w:rPr>
                <w:rStyle w:val="VerbatimChar"/>
              </w:rPr>
              <w:t>list[0][N]</w:t>
            </w:r>
          </w:p>
        </w:tc>
      </w:tr>
      <w:tr w:rsidR="009F2112" w14:paraId="12EBB369" w14:textId="77777777">
        <w:tc>
          <w:tcPr>
            <w:tcW w:w="0" w:type="auto"/>
          </w:tcPr>
          <w:p w14:paraId="39C076B4" w14:textId="77777777" w:rsidR="009F2112" w:rsidRDefault="005942DF">
            <w:pPr>
              <w:pStyle w:val="Compact"/>
            </w:pPr>
            <w:r>
              <w:rPr>
                <w:rStyle w:val="VerbatimChar"/>
              </w:rPr>
              <w:t>rec_id[1]</w:t>
            </w:r>
          </w:p>
        </w:tc>
        <w:tc>
          <w:tcPr>
            <w:tcW w:w="0" w:type="auto"/>
          </w:tcPr>
          <w:p w14:paraId="279697C1" w14:textId="77777777" w:rsidR="009F2112" w:rsidRDefault="005942DF">
            <w:pPr>
              <w:pStyle w:val="Compact"/>
            </w:pPr>
            <w:r>
              <w:rPr>
                <w:rStyle w:val="VerbatimChar"/>
              </w:rPr>
              <w:t>list[1][0]</w:t>
            </w:r>
          </w:p>
        </w:tc>
        <w:tc>
          <w:tcPr>
            <w:tcW w:w="0" w:type="auto"/>
          </w:tcPr>
          <w:p w14:paraId="5748A213" w14:textId="77777777" w:rsidR="009F2112" w:rsidRDefault="005942DF">
            <w:pPr>
              <w:pStyle w:val="Compact"/>
            </w:pPr>
            <w:r>
              <w:rPr>
                <w:rStyle w:val="VerbatimChar"/>
              </w:rPr>
              <w:t>list[1][1]</w:t>
            </w:r>
          </w:p>
        </w:tc>
        <w:tc>
          <w:tcPr>
            <w:tcW w:w="0" w:type="auto"/>
          </w:tcPr>
          <w:p w14:paraId="187EA060" w14:textId="77777777" w:rsidR="009F2112" w:rsidRDefault="005942DF">
            <w:pPr>
              <w:pStyle w:val="Compact"/>
            </w:pPr>
            <w:r>
              <w:t>. . .</w:t>
            </w:r>
          </w:p>
        </w:tc>
        <w:tc>
          <w:tcPr>
            <w:tcW w:w="0" w:type="auto"/>
          </w:tcPr>
          <w:p w14:paraId="4CDB44D0" w14:textId="77777777" w:rsidR="009F2112" w:rsidRDefault="005942DF">
            <w:pPr>
              <w:pStyle w:val="Compact"/>
            </w:pPr>
            <w:r>
              <w:rPr>
                <w:rStyle w:val="VerbatimChar"/>
              </w:rPr>
              <w:t>list[1][N]</w:t>
            </w:r>
          </w:p>
        </w:tc>
      </w:tr>
      <w:tr w:rsidR="009F2112" w14:paraId="7ECF1726" w14:textId="77777777">
        <w:tc>
          <w:tcPr>
            <w:tcW w:w="0" w:type="auto"/>
          </w:tcPr>
          <w:p w14:paraId="774E806F" w14:textId="77777777" w:rsidR="009F2112" w:rsidRDefault="005942DF">
            <w:pPr>
              <w:pStyle w:val="Compact"/>
            </w:pPr>
            <w:r>
              <w:t>. . .</w:t>
            </w:r>
          </w:p>
        </w:tc>
        <w:tc>
          <w:tcPr>
            <w:tcW w:w="0" w:type="auto"/>
          </w:tcPr>
          <w:p w14:paraId="19A2127F" w14:textId="77777777" w:rsidR="009F2112" w:rsidRDefault="005942DF">
            <w:pPr>
              <w:pStyle w:val="Compact"/>
            </w:pPr>
            <w:r>
              <w:t>. . .</w:t>
            </w:r>
          </w:p>
        </w:tc>
        <w:tc>
          <w:tcPr>
            <w:tcW w:w="0" w:type="auto"/>
          </w:tcPr>
          <w:p w14:paraId="79AC4276" w14:textId="77777777" w:rsidR="009F2112" w:rsidRDefault="005942DF">
            <w:pPr>
              <w:pStyle w:val="Compact"/>
            </w:pPr>
            <w:r>
              <w:t>. . .</w:t>
            </w:r>
          </w:p>
        </w:tc>
        <w:tc>
          <w:tcPr>
            <w:tcW w:w="0" w:type="auto"/>
          </w:tcPr>
          <w:p w14:paraId="607EAF23" w14:textId="77777777" w:rsidR="009F2112" w:rsidRDefault="005942DF">
            <w:pPr>
              <w:pStyle w:val="Compact"/>
            </w:pPr>
            <w:r>
              <w:t>. . .</w:t>
            </w:r>
          </w:p>
        </w:tc>
        <w:tc>
          <w:tcPr>
            <w:tcW w:w="0" w:type="auto"/>
          </w:tcPr>
          <w:p w14:paraId="7711BEBC" w14:textId="77777777" w:rsidR="009F2112" w:rsidRDefault="005942DF">
            <w:pPr>
              <w:pStyle w:val="Compact"/>
            </w:pPr>
            <w:r>
              <w:t>. . .</w:t>
            </w:r>
          </w:p>
        </w:tc>
      </w:tr>
      <w:tr w:rsidR="009F2112" w14:paraId="3E713B6C" w14:textId="77777777">
        <w:tc>
          <w:tcPr>
            <w:tcW w:w="0" w:type="auto"/>
          </w:tcPr>
          <w:p w14:paraId="69B7F986" w14:textId="77777777" w:rsidR="009F2112" w:rsidRDefault="005942DF">
            <w:pPr>
              <w:pStyle w:val="Compact"/>
            </w:pPr>
            <w:r>
              <w:rPr>
                <w:rStyle w:val="VerbatimChar"/>
              </w:rPr>
              <w:t>rec_id[M]</w:t>
            </w:r>
          </w:p>
        </w:tc>
        <w:tc>
          <w:tcPr>
            <w:tcW w:w="0" w:type="auto"/>
          </w:tcPr>
          <w:p w14:paraId="51EC7919" w14:textId="77777777" w:rsidR="009F2112" w:rsidRDefault="005942DF">
            <w:pPr>
              <w:pStyle w:val="Compact"/>
            </w:pPr>
            <w:r>
              <w:rPr>
                <w:rStyle w:val="VerbatimChar"/>
              </w:rPr>
              <w:t>list[M][0]</w:t>
            </w:r>
          </w:p>
        </w:tc>
        <w:tc>
          <w:tcPr>
            <w:tcW w:w="0" w:type="auto"/>
          </w:tcPr>
          <w:p w14:paraId="77EE91BD" w14:textId="77777777" w:rsidR="009F2112" w:rsidRDefault="005942DF">
            <w:pPr>
              <w:pStyle w:val="Compact"/>
            </w:pPr>
            <w:r>
              <w:rPr>
                <w:rStyle w:val="VerbatimChar"/>
              </w:rPr>
              <w:t>list[M][1]</w:t>
            </w:r>
          </w:p>
        </w:tc>
        <w:tc>
          <w:tcPr>
            <w:tcW w:w="0" w:type="auto"/>
          </w:tcPr>
          <w:p w14:paraId="165A01D0" w14:textId="77777777" w:rsidR="009F2112" w:rsidRDefault="005942DF">
            <w:pPr>
              <w:pStyle w:val="Compact"/>
            </w:pPr>
            <w:r>
              <w:t>. . .</w:t>
            </w:r>
          </w:p>
        </w:tc>
        <w:tc>
          <w:tcPr>
            <w:tcW w:w="0" w:type="auto"/>
          </w:tcPr>
          <w:p w14:paraId="16044FAC" w14:textId="77777777" w:rsidR="009F2112" w:rsidRDefault="005942DF">
            <w:pPr>
              <w:pStyle w:val="Compact"/>
            </w:pPr>
            <w:r>
              <w:rPr>
                <w:rStyle w:val="VerbatimChar"/>
              </w:rPr>
              <w:t>list[M][N]</w:t>
            </w:r>
          </w:p>
        </w:tc>
      </w:tr>
    </w:tbl>
    <w:p w14:paraId="19017215" w14:textId="77777777" w:rsidR="0041277C" w:rsidRDefault="0041277C">
      <w:pPr>
        <w:pStyle w:val="NRELBodyText"/>
        <w:rPr>
          <w:ins w:id="647" w:author="mmeshek" w:date="2017-09-26T08:25:00Z"/>
        </w:rPr>
        <w:pPrChange w:id="648" w:author="mmeshek" w:date="2017-09-26T08:25:00Z">
          <w:pPr>
            <w:pStyle w:val="BodyText"/>
          </w:pPr>
        </w:pPrChange>
      </w:pPr>
    </w:p>
    <w:p w14:paraId="67824CEB" w14:textId="77777777" w:rsidR="009F2112" w:rsidRDefault="005942DF">
      <w:pPr>
        <w:pStyle w:val="NRELBodyText"/>
        <w:pPrChange w:id="649" w:author="mmeshek" w:date="2017-09-26T08:25:00Z">
          <w:pPr>
            <w:pStyle w:val="BodyText"/>
          </w:pPr>
        </w:pPrChange>
      </w:pPr>
      <w:r>
        <w:t xml:space="preserve">The underlying list is a </w:t>
      </w:r>
      <w:r>
        <w:rPr>
          <w:b/>
        </w:rPr>
        <w:t>single</w:t>
      </w:r>
      <w:r>
        <w:t xml:space="preserve"> array, addressable using the following </w:t>
      </w:r>
      <w:r w:rsidR="00786AF4">
        <w:fldChar w:fldCharType="begin"/>
      </w:r>
      <w:r w:rsidR="00786AF4">
        <w:instrText xml:space="preserve"> HYPERLINK "https://en.wikipedia.org/wiki/Row-_and_column-major_order" \h </w:instrText>
      </w:r>
      <w:r w:rsidR="00786AF4">
        <w:fldChar w:fldCharType="separate"/>
      </w:r>
      <w:r>
        <w:rPr>
          <w:rStyle w:val="Hyperlink"/>
        </w:rPr>
        <w:t>row-major index formula</w:t>
      </w:r>
      <w:r w:rsidR="00786AF4">
        <w:rPr>
          <w:rStyle w:val="Hyperlink"/>
        </w:rPr>
        <w:fldChar w:fldCharType="end"/>
      </w:r>
      <w:r>
        <w:t xml:space="preserve"> list[row][var] = array[var + NY * row] where </w:t>
      </w:r>
      <w:r>
        <w:rPr>
          <w:rStyle w:val="VerbatimChar"/>
        </w:rPr>
        <w:t>NX</w:t>
      </w:r>
      <w:r>
        <w:t xml:space="preserve"> = length of </w:t>
      </w:r>
      <w:r>
        <w:rPr>
          <w:rStyle w:val="VerbatimChar"/>
        </w:rPr>
        <w:t>rec_ids</w:t>
      </w:r>
      <w:r>
        <w:t xml:space="preserve"> and </w:t>
      </w:r>
      <w:r>
        <w:rPr>
          <w:rStyle w:val="VerbatimChar"/>
        </w:rPr>
        <w:t>NY</w:t>
      </w:r>
      <w:r>
        <w:t xml:space="preserve"> = length of </w:t>
      </w:r>
      <w:r>
        <w:rPr>
          <w:rStyle w:val="VerbatimChar"/>
        </w:rPr>
        <w:t>var_ids</w:t>
      </w:r>
      <w:r>
        <w:t>.</w:t>
      </w:r>
    </w:p>
    <w:p w14:paraId="0CCDC38B" w14:textId="77777777" w:rsidR="009F2112" w:rsidRDefault="005942DF">
      <w:pPr>
        <w:pStyle w:val="NRELBodyText"/>
        <w:pPrChange w:id="650" w:author="mmeshek" w:date="2017-09-26T08:30:00Z">
          <w:pPr>
            <w:pStyle w:val="BodyText"/>
          </w:pPr>
        </w:pPrChange>
      </w:pPr>
      <w:r>
        <w:t xml:space="preserve">Exacly one of </w:t>
      </w:r>
      <w:r>
        <w:rPr>
          <w:rStyle w:val="VerbatimChar"/>
          <w:i/>
        </w:rPr>
        <w:t>reals</w:t>
      </w:r>
      <w:r>
        <w:t xml:space="preserve">, </w:t>
      </w:r>
      <w:r>
        <w:rPr>
          <w:rStyle w:val="VerbatimChar"/>
          <w:i/>
        </w:rPr>
        <w:t>integers</w:t>
      </w:r>
      <w:r>
        <w:t xml:space="preserve">, or </w:t>
      </w:r>
      <w:r>
        <w:rPr>
          <w:rStyle w:val="VerbatimChar"/>
          <w:i/>
        </w:rPr>
        <w:t>strings</w:t>
      </w:r>
      <w:r>
        <w:t xml:space="preserve"> must be specified in the message.</w:t>
      </w:r>
    </w:p>
    <w:tbl>
      <w:tblPr>
        <w:tblW w:w="0" w:type="pct"/>
        <w:tblLook w:val="07E0" w:firstRow="1" w:lastRow="1" w:firstColumn="1" w:lastColumn="1" w:noHBand="1" w:noVBand="1"/>
      </w:tblPr>
      <w:tblGrid>
        <w:gridCol w:w="1053"/>
        <w:gridCol w:w="1341"/>
        <w:gridCol w:w="1132"/>
        <w:gridCol w:w="6050"/>
      </w:tblGrid>
      <w:tr w:rsidR="009F2112" w14:paraId="7AB6DA1D" w14:textId="77777777" w:rsidTr="00A77227">
        <w:trPr>
          <w:tblHeader/>
        </w:trPr>
        <w:tc>
          <w:tcPr>
            <w:tcW w:w="0" w:type="auto"/>
            <w:tcBorders>
              <w:bottom w:val="single" w:sz="0" w:space="0" w:color="auto"/>
            </w:tcBorders>
            <w:vAlign w:val="bottom"/>
          </w:tcPr>
          <w:p w14:paraId="4CD35BC0" w14:textId="77777777" w:rsidR="009F2112" w:rsidRDefault="005942DF">
            <w:pPr>
              <w:pStyle w:val="Compact"/>
            </w:pPr>
            <w:r>
              <w:t>Field</w:t>
            </w:r>
          </w:p>
        </w:tc>
        <w:tc>
          <w:tcPr>
            <w:tcW w:w="0" w:type="auto"/>
            <w:tcBorders>
              <w:bottom w:val="single" w:sz="0" w:space="0" w:color="auto"/>
            </w:tcBorders>
            <w:vAlign w:val="bottom"/>
          </w:tcPr>
          <w:p w14:paraId="6373ADB0" w14:textId="77777777" w:rsidR="009F2112" w:rsidRDefault="005942DF">
            <w:pPr>
              <w:pStyle w:val="Compact"/>
            </w:pPr>
            <w:r>
              <w:t>Type</w:t>
            </w:r>
          </w:p>
        </w:tc>
        <w:tc>
          <w:tcPr>
            <w:tcW w:w="0" w:type="auto"/>
            <w:tcBorders>
              <w:bottom w:val="single" w:sz="0" w:space="0" w:color="auto"/>
            </w:tcBorders>
            <w:vAlign w:val="bottom"/>
          </w:tcPr>
          <w:p w14:paraId="67DB2A14" w14:textId="77777777" w:rsidR="009F2112" w:rsidRDefault="005942DF">
            <w:pPr>
              <w:pStyle w:val="Compact"/>
            </w:pPr>
            <w:r>
              <w:t>Label</w:t>
            </w:r>
          </w:p>
        </w:tc>
        <w:tc>
          <w:tcPr>
            <w:tcW w:w="0" w:type="auto"/>
            <w:tcBorders>
              <w:bottom w:val="single" w:sz="0" w:space="0" w:color="auto"/>
            </w:tcBorders>
            <w:vAlign w:val="bottom"/>
          </w:tcPr>
          <w:p w14:paraId="5DEA25BE" w14:textId="77777777" w:rsidR="009F2112" w:rsidRDefault="005942DF">
            <w:pPr>
              <w:pStyle w:val="Compact"/>
            </w:pPr>
            <w:r>
              <w:t>Description</w:t>
            </w:r>
          </w:p>
        </w:tc>
      </w:tr>
      <w:tr w:rsidR="009F2112" w14:paraId="6F8B8F84" w14:textId="77777777">
        <w:tc>
          <w:tcPr>
            <w:tcW w:w="0" w:type="auto"/>
          </w:tcPr>
          <w:p w14:paraId="53DA808C" w14:textId="77777777" w:rsidR="009F2112" w:rsidRDefault="005942DF">
            <w:pPr>
              <w:pStyle w:val="Compact"/>
            </w:pPr>
            <w:r>
              <w:lastRenderedPageBreak/>
              <w:t>var_ids</w:t>
            </w:r>
          </w:p>
        </w:tc>
        <w:tc>
          <w:tcPr>
            <w:tcW w:w="0" w:type="auto"/>
          </w:tcPr>
          <w:p w14:paraId="00825800" w14:textId="77777777" w:rsidR="009F2112" w:rsidRDefault="00C715C0">
            <w:pPr>
              <w:pStyle w:val="Compact"/>
            </w:pPr>
            <w:hyperlink w:anchor="int32">
              <w:r w:rsidR="005942DF">
                <w:rPr>
                  <w:rStyle w:val="Hyperlink"/>
                </w:rPr>
                <w:t>int32</w:t>
              </w:r>
            </w:hyperlink>
          </w:p>
        </w:tc>
        <w:tc>
          <w:tcPr>
            <w:tcW w:w="0" w:type="auto"/>
          </w:tcPr>
          <w:p w14:paraId="2376A303" w14:textId="77777777" w:rsidR="009F2112" w:rsidRDefault="005942DF">
            <w:pPr>
              <w:pStyle w:val="Compact"/>
            </w:pPr>
            <w:r>
              <w:t>repeated</w:t>
            </w:r>
          </w:p>
        </w:tc>
        <w:tc>
          <w:tcPr>
            <w:tcW w:w="0" w:type="auto"/>
          </w:tcPr>
          <w:p w14:paraId="1958679C" w14:textId="77777777" w:rsidR="009F2112" w:rsidRDefault="005942DF" w:rsidP="001455CC">
            <w:pPr>
              <w:pStyle w:val="Compact"/>
            </w:pPr>
            <w:r>
              <w:t xml:space="preserve">[semantically required] </w:t>
            </w:r>
            <w:del w:id="651" w:author="mmeshek" w:date="2017-10-18T16:29:00Z">
              <w:r w:rsidDel="001455CC">
                <w:delText>T</w:delText>
              </w:r>
            </w:del>
            <w:ins w:id="652" w:author="mmeshek" w:date="2017-10-18T16:29:00Z">
              <w:r w:rsidR="001455CC">
                <w:t>t</w:t>
              </w:r>
            </w:ins>
            <w:r>
              <w:t>he identifiers of the variables (columns) in the table</w:t>
            </w:r>
            <w:del w:id="653" w:author="mmeshek" w:date="2017-10-18T16:29:00Z">
              <w:r w:rsidDel="001455CC">
                <w:delText>.</w:delText>
              </w:r>
            </w:del>
          </w:p>
        </w:tc>
      </w:tr>
      <w:tr w:rsidR="009F2112" w14:paraId="34EF268C" w14:textId="77777777">
        <w:tc>
          <w:tcPr>
            <w:tcW w:w="0" w:type="auto"/>
          </w:tcPr>
          <w:p w14:paraId="580DBA38" w14:textId="77777777" w:rsidR="009F2112" w:rsidRDefault="005942DF">
            <w:pPr>
              <w:pStyle w:val="Compact"/>
            </w:pPr>
            <w:r>
              <w:t>rec_ids</w:t>
            </w:r>
          </w:p>
        </w:tc>
        <w:tc>
          <w:tcPr>
            <w:tcW w:w="0" w:type="auto"/>
          </w:tcPr>
          <w:p w14:paraId="21ADD0EF" w14:textId="77777777" w:rsidR="009F2112" w:rsidRDefault="00C715C0">
            <w:pPr>
              <w:pStyle w:val="Compact"/>
            </w:pPr>
            <w:hyperlink w:anchor="int64">
              <w:r w:rsidR="005942DF">
                <w:rPr>
                  <w:rStyle w:val="Hyperlink"/>
                </w:rPr>
                <w:t>int64</w:t>
              </w:r>
            </w:hyperlink>
          </w:p>
        </w:tc>
        <w:tc>
          <w:tcPr>
            <w:tcW w:w="0" w:type="auto"/>
          </w:tcPr>
          <w:p w14:paraId="24352B74" w14:textId="77777777" w:rsidR="009F2112" w:rsidRDefault="005942DF">
            <w:pPr>
              <w:pStyle w:val="Compact"/>
            </w:pPr>
            <w:r>
              <w:t>repeated</w:t>
            </w:r>
          </w:p>
        </w:tc>
        <w:tc>
          <w:tcPr>
            <w:tcW w:w="0" w:type="auto"/>
          </w:tcPr>
          <w:p w14:paraId="26D0D7AF" w14:textId="77777777" w:rsidR="009F2112" w:rsidRDefault="005942DF" w:rsidP="001455CC">
            <w:pPr>
              <w:pStyle w:val="Compact"/>
            </w:pPr>
            <w:r>
              <w:t xml:space="preserve">[semantically required] </w:t>
            </w:r>
            <w:del w:id="654" w:author="mmeshek" w:date="2017-10-18T16:29:00Z">
              <w:r w:rsidDel="001455CC">
                <w:delText>T</w:delText>
              </w:r>
            </w:del>
            <w:ins w:id="655" w:author="mmeshek" w:date="2017-10-18T16:29:00Z">
              <w:r w:rsidR="001455CC">
                <w:t>t</w:t>
              </w:r>
            </w:ins>
            <w:r>
              <w:t>he identifiers of the records (rows) in the table</w:t>
            </w:r>
            <w:del w:id="656" w:author="mmeshek" w:date="2017-10-18T16:29:00Z">
              <w:r w:rsidDel="001455CC">
                <w:delText>.</w:delText>
              </w:r>
            </w:del>
          </w:p>
        </w:tc>
      </w:tr>
      <w:tr w:rsidR="009F2112" w14:paraId="48FD33D5" w14:textId="77777777">
        <w:tc>
          <w:tcPr>
            <w:tcW w:w="0" w:type="auto"/>
          </w:tcPr>
          <w:p w14:paraId="55A697C2" w14:textId="77777777" w:rsidR="009F2112" w:rsidRDefault="005942DF">
            <w:pPr>
              <w:pStyle w:val="Compact"/>
            </w:pPr>
            <w:r>
              <w:t>reals</w:t>
            </w:r>
          </w:p>
        </w:tc>
        <w:tc>
          <w:tcPr>
            <w:tcW w:w="0" w:type="auto"/>
          </w:tcPr>
          <w:p w14:paraId="7318D194" w14:textId="77777777" w:rsidR="009F2112" w:rsidRDefault="00C715C0">
            <w:pPr>
              <w:pStyle w:val="Compact"/>
            </w:pPr>
            <w:hyperlink w:anchor="AesdRecords.DoubleList">
              <w:r w:rsidR="005942DF">
                <w:rPr>
                  <w:rStyle w:val="Hyperlink"/>
                </w:rPr>
                <w:t>DoubleList</w:t>
              </w:r>
            </w:hyperlink>
          </w:p>
        </w:tc>
        <w:tc>
          <w:tcPr>
            <w:tcW w:w="0" w:type="auto"/>
          </w:tcPr>
          <w:p w14:paraId="1A2D0E62" w14:textId="77777777" w:rsidR="009F2112" w:rsidRDefault="005942DF">
            <w:pPr>
              <w:pStyle w:val="Compact"/>
            </w:pPr>
            <w:r>
              <w:t>optional</w:t>
            </w:r>
          </w:p>
        </w:tc>
        <w:tc>
          <w:tcPr>
            <w:tcW w:w="0" w:type="auto"/>
          </w:tcPr>
          <w:p w14:paraId="4D8D8391" w14:textId="77777777" w:rsidR="009F2112" w:rsidRDefault="005942DF" w:rsidP="001455CC">
            <w:pPr>
              <w:pStyle w:val="Compact"/>
            </w:pPr>
            <w:del w:id="657" w:author="mmeshek" w:date="2017-10-18T16:29:00Z">
              <w:r w:rsidDel="001455CC">
                <w:delText>T</w:delText>
              </w:r>
            </w:del>
            <w:ins w:id="658" w:author="mmeshek" w:date="2017-10-18T16:29:00Z">
              <w:r w:rsidR="001455CC">
                <w:t>t</w:t>
              </w:r>
            </w:ins>
            <w:r>
              <w:t xml:space="preserve">he real numbers comprising the values of the variables, in </w:t>
            </w:r>
            <w:hyperlink r:id="rId15">
              <w:r>
                <w:rPr>
                  <w:rStyle w:val="Hyperlink"/>
                </w:rPr>
                <w:t>row-major order</w:t>
              </w:r>
            </w:hyperlink>
            <w:del w:id="659" w:author="mmeshek" w:date="2017-10-18T16:29:00Z">
              <w:r w:rsidDel="001455CC">
                <w:delText>.</w:delText>
              </w:r>
            </w:del>
          </w:p>
        </w:tc>
      </w:tr>
      <w:tr w:rsidR="009F2112" w14:paraId="57C130D2" w14:textId="77777777">
        <w:tc>
          <w:tcPr>
            <w:tcW w:w="0" w:type="auto"/>
          </w:tcPr>
          <w:p w14:paraId="34BA4A45" w14:textId="77777777" w:rsidR="009F2112" w:rsidRDefault="005942DF">
            <w:pPr>
              <w:pStyle w:val="Compact"/>
            </w:pPr>
            <w:r>
              <w:t>integers</w:t>
            </w:r>
          </w:p>
        </w:tc>
        <w:tc>
          <w:tcPr>
            <w:tcW w:w="0" w:type="auto"/>
          </w:tcPr>
          <w:p w14:paraId="69C01560" w14:textId="77777777" w:rsidR="009F2112" w:rsidRDefault="00C715C0">
            <w:pPr>
              <w:pStyle w:val="Compact"/>
            </w:pPr>
            <w:hyperlink w:anchor="AesdRecords.IntegerList">
              <w:r w:rsidR="005942DF">
                <w:rPr>
                  <w:rStyle w:val="Hyperlink"/>
                </w:rPr>
                <w:t>IntegerList</w:t>
              </w:r>
            </w:hyperlink>
          </w:p>
        </w:tc>
        <w:tc>
          <w:tcPr>
            <w:tcW w:w="0" w:type="auto"/>
          </w:tcPr>
          <w:p w14:paraId="0900FBB0" w14:textId="77777777" w:rsidR="009F2112" w:rsidRDefault="005942DF">
            <w:pPr>
              <w:pStyle w:val="Compact"/>
            </w:pPr>
            <w:r>
              <w:t>optional</w:t>
            </w:r>
          </w:p>
        </w:tc>
        <w:tc>
          <w:tcPr>
            <w:tcW w:w="0" w:type="auto"/>
          </w:tcPr>
          <w:p w14:paraId="05C4536D" w14:textId="77777777" w:rsidR="009F2112" w:rsidRDefault="005942DF" w:rsidP="001455CC">
            <w:pPr>
              <w:pStyle w:val="Compact"/>
            </w:pPr>
            <w:del w:id="660" w:author="mmeshek" w:date="2017-10-18T16:29:00Z">
              <w:r w:rsidDel="001455CC">
                <w:delText>T</w:delText>
              </w:r>
            </w:del>
            <w:ins w:id="661" w:author="mmeshek" w:date="2017-10-18T16:29:00Z">
              <w:r w:rsidR="001455CC">
                <w:t>t</w:t>
              </w:r>
            </w:ins>
            <w:r>
              <w:t xml:space="preserve">he integers comprising the values of the variables, in </w:t>
            </w:r>
            <w:hyperlink r:id="rId16">
              <w:r>
                <w:rPr>
                  <w:rStyle w:val="Hyperlink"/>
                </w:rPr>
                <w:t>row-major order</w:t>
              </w:r>
            </w:hyperlink>
            <w:del w:id="662" w:author="mmeshek" w:date="2017-10-18T16:29:00Z">
              <w:r w:rsidDel="001455CC">
                <w:delText>.</w:delText>
              </w:r>
            </w:del>
          </w:p>
        </w:tc>
      </w:tr>
      <w:tr w:rsidR="009F2112" w14:paraId="4E6C07A9" w14:textId="77777777">
        <w:tc>
          <w:tcPr>
            <w:tcW w:w="0" w:type="auto"/>
          </w:tcPr>
          <w:p w14:paraId="297AD948" w14:textId="77777777" w:rsidR="009F2112" w:rsidRDefault="005942DF">
            <w:pPr>
              <w:pStyle w:val="Compact"/>
            </w:pPr>
            <w:r>
              <w:t>strings</w:t>
            </w:r>
          </w:p>
        </w:tc>
        <w:tc>
          <w:tcPr>
            <w:tcW w:w="0" w:type="auto"/>
          </w:tcPr>
          <w:p w14:paraId="68EE75B2" w14:textId="77777777" w:rsidR="009F2112" w:rsidRDefault="00C715C0">
            <w:pPr>
              <w:pStyle w:val="Compact"/>
            </w:pPr>
            <w:hyperlink w:anchor="AesdRecords.StringList">
              <w:r w:rsidR="005942DF">
                <w:rPr>
                  <w:rStyle w:val="Hyperlink"/>
                </w:rPr>
                <w:t>StringList</w:t>
              </w:r>
            </w:hyperlink>
          </w:p>
        </w:tc>
        <w:tc>
          <w:tcPr>
            <w:tcW w:w="0" w:type="auto"/>
          </w:tcPr>
          <w:p w14:paraId="1F262600" w14:textId="77777777" w:rsidR="009F2112" w:rsidRDefault="005942DF">
            <w:pPr>
              <w:pStyle w:val="Compact"/>
            </w:pPr>
            <w:r>
              <w:t>optional</w:t>
            </w:r>
          </w:p>
        </w:tc>
        <w:tc>
          <w:tcPr>
            <w:tcW w:w="0" w:type="auto"/>
          </w:tcPr>
          <w:p w14:paraId="158C9CE7" w14:textId="77777777" w:rsidR="009F2112" w:rsidRDefault="005942DF" w:rsidP="001455CC">
            <w:pPr>
              <w:pStyle w:val="Compact"/>
            </w:pPr>
            <w:del w:id="663" w:author="mmeshek" w:date="2017-10-18T16:29:00Z">
              <w:r w:rsidDel="001455CC">
                <w:delText>T</w:delText>
              </w:r>
            </w:del>
            <w:ins w:id="664" w:author="mmeshek" w:date="2017-10-18T16:29:00Z">
              <w:r w:rsidR="001455CC">
                <w:t>t</w:t>
              </w:r>
            </w:ins>
            <w:r>
              <w:t xml:space="preserve">he character strings comprising the values of the variables, in </w:t>
            </w:r>
            <w:hyperlink r:id="rId17">
              <w:r>
                <w:rPr>
                  <w:rStyle w:val="Hyperlink"/>
                </w:rPr>
                <w:t>row-major order</w:t>
              </w:r>
            </w:hyperlink>
            <w:del w:id="665" w:author="mmeshek" w:date="2017-10-18T16:29:00Z">
              <w:r w:rsidDel="001455CC">
                <w:delText>.</w:delText>
              </w:r>
            </w:del>
          </w:p>
        </w:tc>
      </w:tr>
    </w:tbl>
    <w:p w14:paraId="216EABA6" w14:textId="77777777" w:rsidR="009F2112" w:rsidRDefault="005942DF">
      <w:pPr>
        <w:pStyle w:val="NRELHead03"/>
        <w:pPrChange w:id="666" w:author="mmeshek" w:date="2017-09-26T08:22:00Z">
          <w:pPr>
            <w:pStyle w:val="Heading3"/>
          </w:pPr>
        </w:pPrChange>
      </w:pPr>
      <w:bookmarkStart w:id="667" w:name="AesdRecords.Request"/>
      <w:bookmarkEnd w:id="667"/>
      <w:r>
        <w:t>Request</w:t>
      </w:r>
    </w:p>
    <w:p w14:paraId="2DBBBD32" w14:textId="77777777" w:rsidR="009F2112" w:rsidRDefault="005942DF">
      <w:pPr>
        <w:pStyle w:val="NRELBodyText"/>
        <w:pPrChange w:id="668" w:author="mmeshek" w:date="2017-09-26T08:23:00Z">
          <w:pPr>
            <w:pStyle w:val="FirstParagraph"/>
          </w:pPr>
        </w:pPrChange>
      </w:pPr>
      <w:r>
        <w:t>A request. There are six types of requests:</w:t>
      </w:r>
    </w:p>
    <w:tbl>
      <w:tblPr>
        <w:tblW w:w="0" w:type="pct"/>
        <w:tblLook w:val="07E0" w:firstRow="1" w:lastRow="1" w:firstColumn="1" w:lastColumn="1" w:noHBand="1" w:noVBand="1"/>
      </w:tblPr>
      <w:tblGrid>
        <w:gridCol w:w="3440"/>
        <w:gridCol w:w="2177"/>
      </w:tblGrid>
      <w:tr w:rsidR="009F2112" w14:paraId="63CB85B0" w14:textId="77777777">
        <w:tc>
          <w:tcPr>
            <w:tcW w:w="0" w:type="auto"/>
            <w:tcBorders>
              <w:bottom w:val="single" w:sz="0" w:space="0" w:color="auto"/>
            </w:tcBorders>
            <w:vAlign w:val="bottom"/>
          </w:tcPr>
          <w:p w14:paraId="1656025B" w14:textId="77777777" w:rsidR="009F2112" w:rsidRDefault="005942DF">
            <w:pPr>
              <w:pStyle w:val="Compact"/>
            </w:pPr>
            <w:r>
              <w:t>Request</w:t>
            </w:r>
          </w:p>
        </w:tc>
        <w:tc>
          <w:tcPr>
            <w:tcW w:w="0" w:type="auto"/>
            <w:tcBorders>
              <w:bottom w:val="single" w:sz="0" w:space="0" w:color="auto"/>
            </w:tcBorders>
            <w:vAlign w:val="bottom"/>
          </w:tcPr>
          <w:p w14:paraId="7CA512B4" w14:textId="77777777" w:rsidR="009F2112" w:rsidRDefault="005942DF">
            <w:pPr>
              <w:pStyle w:val="Compact"/>
            </w:pPr>
            <w:r>
              <w:t>Response</w:t>
            </w:r>
          </w:p>
        </w:tc>
      </w:tr>
      <w:tr w:rsidR="009F2112" w14:paraId="28DCBD24" w14:textId="77777777">
        <w:tc>
          <w:tcPr>
            <w:tcW w:w="0" w:type="auto"/>
          </w:tcPr>
          <w:p w14:paraId="11D4AC59" w14:textId="77777777" w:rsidR="009F2112" w:rsidRDefault="005942DF">
            <w:pPr>
              <w:pStyle w:val="Compact"/>
            </w:pPr>
            <w:r>
              <w:t>Metadata for model(s)</w:t>
            </w:r>
          </w:p>
        </w:tc>
        <w:tc>
          <w:tcPr>
            <w:tcW w:w="0" w:type="auto"/>
          </w:tcPr>
          <w:p w14:paraId="26E48C07" w14:textId="77777777" w:rsidR="009F2112" w:rsidRDefault="00C715C0">
            <w:pPr>
              <w:pStyle w:val="Compact"/>
            </w:pPr>
            <w:hyperlink w:anchor="AesdRecords.ModelMetaList">
              <w:r w:rsidR="005942DF">
                <w:rPr>
                  <w:rStyle w:val="Hyperlink"/>
                </w:rPr>
                <w:t>ModelMetaList</w:t>
              </w:r>
            </w:hyperlink>
          </w:p>
        </w:tc>
      </w:tr>
      <w:tr w:rsidR="009F2112" w14:paraId="0241A953" w14:textId="77777777">
        <w:tc>
          <w:tcPr>
            <w:tcW w:w="0" w:type="auto"/>
          </w:tcPr>
          <w:p w14:paraId="3750C454" w14:textId="77777777" w:rsidR="009F2112" w:rsidRDefault="005942DF">
            <w:pPr>
              <w:pStyle w:val="Compact"/>
            </w:pPr>
            <w:r>
              <w:t>Data records</w:t>
            </w:r>
          </w:p>
        </w:tc>
        <w:tc>
          <w:tcPr>
            <w:tcW w:w="0" w:type="auto"/>
          </w:tcPr>
          <w:p w14:paraId="30889179" w14:textId="77777777" w:rsidR="009F2112" w:rsidRDefault="00C715C0">
            <w:pPr>
              <w:pStyle w:val="Compact"/>
            </w:pPr>
            <w:hyperlink w:anchor="AesdRecords.RecordData">
              <w:r w:rsidR="005942DF">
                <w:rPr>
                  <w:rStyle w:val="Hyperlink"/>
                </w:rPr>
                <w:t>RecordData</w:t>
              </w:r>
            </w:hyperlink>
          </w:p>
        </w:tc>
      </w:tr>
      <w:tr w:rsidR="009F2112" w14:paraId="748F3001" w14:textId="77777777">
        <w:tc>
          <w:tcPr>
            <w:tcW w:w="0" w:type="auto"/>
          </w:tcPr>
          <w:p w14:paraId="2C098AE1" w14:textId="77777777" w:rsidR="009F2112" w:rsidRDefault="005942DF">
            <w:pPr>
              <w:pStyle w:val="Compact"/>
            </w:pPr>
            <w:r>
              <w:t>Metadata for bookmark(s)</w:t>
            </w:r>
          </w:p>
        </w:tc>
        <w:tc>
          <w:tcPr>
            <w:tcW w:w="0" w:type="auto"/>
          </w:tcPr>
          <w:p w14:paraId="05219649" w14:textId="77777777" w:rsidR="009F2112" w:rsidRDefault="00C715C0">
            <w:pPr>
              <w:pStyle w:val="Compact"/>
            </w:pPr>
            <w:hyperlink w:anchor="AesdRecords.BookmarkMetaList">
              <w:r w:rsidR="005942DF">
                <w:rPr>
                  <w:rStyle w:val="Hyperlink"/>
                </w:rPr>
                <w:t>BookmarkMetaList</w:t>
              </w:r>
            </w:hyperlink>
          </w:p>
        </w:tc>
      </w:tr>
      <w:tr w:rsidR="009F2112" w14:paraId="5176935E" w14:textId="77777777">
        <w:tc>
          <w:tcPr>
            <w:tcW w:w="0" w:type="auto"/>
          </w:tcPr>
          <w:p w14:paraId="34318D20" w14:textId="77777777" w:rsidR="009F2112" w:rsidRDefault="005942DF">
            <w:pPr>
              <w:pStyle w:val="Compact"/>
            </w:pPr>
            <w:r>
              <w:t>Saving a bookmark</w:t>
            </w:r>
          </w:p>
        </w:tc>
        <w:tc>
          <w:tcPr>
            <w:tcW w:w="0" w:type="auto"/>
          </w:tcPr>
          <w:p w14:paraId="6BFFDAB7" w14:textId="77777777" w:rsidR="009F2112" w:rsidRDefault="00C715C0">
            <w:pPr>
              <w:pStyle w:val="Compact"/>
            </w:pPr>
            <w:hyperlink w:anchor="AesdRecords.BookmarkMetaList">
              <w:r w:rsidR="005942DF">
                <w:rPr>
                  <w:rStyle w:val="Hyperlink"/>
                </w:rPr>
                <w:t>BookmarkMetaList</w:t>
              </w:r>
            </w:hyperlink>
          </w:p>
        </w:tc>
      </w:tr>
      <w:tr w:rsidR="009F2112" w14:paraId="25B0BE67" w14:textId="77777777">
        <w:tc>
          <w:tcPr>
            <w:tcW w:w="0" w:type="auto"/>
          </w:tcPr>
          <w:p w14:paraId="4D0064C6" w14:textId="77777777" w:rsidR="009F2112" w:rsidRDefault="005942DF">
            <w:pPr>
              <w:pStyle w:val="Compact"/>
            </w:pPr>
            <w:r>
              <w:t>Canceling a previous request</w:t>
            </w:r>
          </w:p>
        </w:tc>
        <w:tc>
          <w:tcPr>
            <w:tcW w:w="0" w:type="auto"/>
          </w:tcPr>
          <w:p w14:paraId="2326E1CA" w14:textId="77777777" w:rsidR="009F2112" w:rsidRDefault="005942DF">
            <w:pPr>
              <w:pStyle w:val="Compact"/>
            </w:pPr>
            <w:r>
              <w:t>n/a</w:t>
            </w:r>
          </w:p>
        </w:tc>
      </w:tr>
      <w:tr w:rsidR="009F2112" w14:paraId="4D046003" w14:textId="77777777">
        <w:tc>
          <w:tcPr>
            <w:tcW w:w="0" w:type="auto"/>
          </w:tcPr>
          <w:p w14:paraId="08853BDB" w14:textId="77777777" w:rsidR="009F2112" w:rsidRDefault="005942DF">
            <w:pPr>
              <w:pStyle w:val="Compact"/>
            </w:pPr>
            <w:r>
              <w:t>New work, such as a simulation</w:t>
            </w:r>
          </w:p>
        </w:tc>
        <w:tc>
          <w:tcPr>
            <w:tcW w:w="0" w:type="auto"/>
          </w:tcPr>
          <w:p w14:paraId="7A55EA24" w14:textId="77777777" w:rsidR="009F2112" w:rsidRDefault="00C715C0">
            <w:pPr>
              <w:pStyle w:val="Compact"/>
            </w:pPr>
            <w:hyperlink w:anchor="AesdRecords.RecordData">
              <w:r w:rsidR="005942DF">
                <w:rPr>
                  <w:rStyle w:val="Hyperlink"/>
                </w:rPr>
                <w:t>RecordData</w:t>
              </w:r>
            </w:hyperlink>
          </w:p>
        </w:tc>
      </w:tr>
    </w:tbl>
    <w:p w14:paraId="3BE43386" w14:textId="77777777" w:rsidR="00A73E6C" w:rsidRDefault="00A73E6C">
      <w:pPr>
        <w:pStyle w:val="NRELBodyText"/>
        <w:rPr>
          <w:ins w:id="669" w:author="mmeshek" w:date="2017-10-19T14:18:00Z"/>
        </w:rPr>
        <w:pPrChange w:id="670" w:author="mmeshek" w:date="2017-09-26T08:30:00Z">
          <w:pPr>
            <w:pStyle w:val="BodyText"/>
          </w:pPr>
        </w:pPrChange>
      </w:pPr>
    </w:p>
    <w:p w14:paraId="3C996CC1" w14:textId="77777777" w:rsidR="009F2112" w:rsidRDefault="005942DF">
      <w:pPr>
        <w:pStyle w:val="NRELBodyText"/>
        <w:pPrChange w:id="671" w:author="mmeshek" w:date="2017-09-26T08:30:00Z">
          <w:pPr>
            <w:pStyle w:val="BodyText"/>
          </w:pPr>
        </w:pPrChange>
      </w:pPr>
      <w:commentRangeStart w:id="672"/>
      <w:commentRangeStart w:id="673"/>
      <w:del w:id="674" w:author="Bush, Brian" w:date="2017-10-24T12:01:00Z">
        <w:r w:rsidDel="004609AA">
          <w:delText>*</w:delText>
        </w:r>
        <w:commentRangeEnd w:id="672"/>
        <w:r w:rsidR="00A73E6C" w:rsidDel="004609AA">
          <w:rPr>
            <w:rStyle w:val="CommentReference"/>
            <w:rFonts w:asciiTheme="minorHAnsi" w:eastAsiaTheme="minorHAnsi" w:hAnsiTheme="minorHAnsi" w:cstheme="minorBidi"/>
            <w:color w:val="auto"/>
          </w:rPr>
          <w:commentReference w:id="672"/>
        </w:r>
        <w:commentRangeEnd w:id="673"/>
        <w:r w:rsidR="004609AA" w:rsidDel="004609AA">
          <w:rPr>
            <w:rStyle w:val="CommentReference"/>
            <w:rFonts w:asciiTheme="minorHAnsi" w:eastAsiaTheme="minorHAnsi" w:hAnsiTheme="minorHAnsi" w:cstheme="minorBidi"/>
            <w:color w:val="auto"/>
          </w:rPr>
          <w:commentReference w:id="673"/>
        </w:r>
      </w:del>
      <w:r>
        <w:t xml:space="preserve">Exactly one of </w:t>
      </w:r>
      <w:r>
        <w:rPr>
          <w:rStyle w:val="VerbatimChar"/>
        </w:rPr>
        <w:t>models_metadata</w:t>
      </w:r>
      <w:r>
        <w:t xml:space="preserve">, </w:t>
      </w:r>
      <w:r>
        <w:rPr>
          <w:rStyle w:val="VerbatimChar"/>
        </w:rPr>
        <w:t>records_data</w:t>
      </w:r>
      <w:r>
        <w:t xml:space="preserve">, </w:t>
      </w:r>
      <w:r>
        <w:rPr>
          <w:rStyle w:val="VerbatimChar"/>
        </w:rPr>
        <w:t>bookmark_meta</w:t>
      </w:r>
      <w:r>
        <w:t xml:space="preserve">, </w:t>
      </w:r>
      <w:r>
        <w:rPr>
          <w:rStyle w:val="VerbatimChar"/>
        </w:rPr>
        <w:t>save_bookmark</w:t>
      </w:r>
      <w:r>
        <w:t xml:space="preserve">, </w:t>
      </w:r>
      <w:r>
        <w:rPr>
          <w:rStyle w:val="VerbatimChar"/>
        </w:rPr>
        <w:t>cancel</w:t>
      </w:r>
      <w:r>
        <w:t xml:space="preserve">, or </w:t>
      </w:r>
      <w:r>
        <w:rPr>
          <w:rStyle w:val="VerbatimChar"/>
        </w:rPr>
        <w:t>work</w:t>
      </w:r>
      <w:r>
        <w:t xml:space="preserve"> must be specified in the message.</w:t>
      </w:r>
    </w:p>
    <w:tbl>
      <w:tblPr>
        <w:tblW w:w="0" w:type="pct"/>
        <w:tblLook w:val="07E0" w:firstRow="1" w:lastRow="1" w:firstColumn="1" w:lastColumn="1" w:noHBand="1" w:noVBand="1"/>
      </w:tblPr>
      <w:tblGrid>
        <w:gridCol w:w="2015"/>
        <w:gridCol w:w="2628"/>
        <w:gridCol w:w="1069"/>
        <w:gridCol w:w="3864"/>
      </w:tblGrid>
      <w:tr w:rsidR="009F2112" w14:paraId="3864D93B" w14:textId="77777777" w:rsidTr="00A77227">
        <w:trPr>
          <w:tblHeader/>
        </w:trPr>
        <w:tc>
          <w:tcPr>
            <w:tcW w:w="0" w:type="auto"/>
            <w:tcBorders>
              <w:bottom w:val="single" w:sz="0" w:space="0" w:color="auto"/>
            </w:tcBorders>
            <w:vAlign w:val="bottom"/>
          </w:tcPr>
          <w:p w14:paraId="64EDF01E" w14:textId="77777777" w:rsidR="009F2112" w:rsidRDefault="005942DF">
            <w:pPr>
              <w:pStyle w:val="Compact"/>
            </w:pPr>
            <w:r>
              <w:t>Field</w:t>
            </w:r>
          </w:p>
        </w:tc>
        <w:tc>
          <w:tcPr>
            <w:tcW w:w="0" w:type="auto"/>
            <w:tcBorders>
              <w:bottom w:val="single" w:sz="0" w:space="0" w:color="auto"/>
            </w:tcBorders>
            <w:vAlign w:val="bottom"/>
          </w:tcPr>
          <w:p w14:paraId="17219E18" w14:textId="77777777" w:rsidR="009F2112" w:rsidRDefault="005942DF">
            <w:pPr>
              <w:pStyle w:val="Compact"/>
            </w:pPr>
            <w:r>
              <w:t>Type</w:t>
            </w:r>
          </w:p>
        </w:tc>
        <w:tc>
          <w:tcPr>
            <w:tcW w:w="0" w:type="auto"/>
            <w:tcBorders>
              <w:bottom w:val="single" w:sz="0" w:space="0" w:color="auto"/>
            </w:tcBorders>
            <w:vAlign w:val="bottom"/>
          </w:tcPr>
          <w:p w14:paraId="7FBAC778" w14:textId="77777777" w:rsidR="009F2112" w:rsidRDefault="005942DF">
            <w:pPr>
              <w:pStyle w:val="Compact"/>
            </w:pPr>
            <w:r>
              <w:t>Label</w:t>
            </w:r>
          </w:p>
        </w:tc>
        <w:tc>
          <w:tcPr>
            <w:tcW w:w="0" w:type="auto"/>
            <w:tcBorders>
              <w:bottom w:val="single" w:sz="0" w:space="0" w:color="auto"/>
            </w:tcBorders>
            <w:vAlign w:val="bottom"/>
          </w:tcPr>
          <w:p w14:paraId="3B83551C" w14:textId="77777777" w:rsidR="009F2112" w:rsidRDefault="005942DF">
            <w:pPr>
              <w:pStyle w:val="Compact"/>
            </w:pPr>
            <w:r>
              <w:t>Description</w:t>
            </w:r>
          </w:p>
        </w:tc>
      </w:tr>
      <w:tr w:rsidR="009F2112" w14:paraId="626E957B" w14:textId="77777777">
        <w:tc>
          <w:tcPr>
            <w:tcW w:w="0" w:type="auto"/>
          </w:tcPr>
          <w:p w14:paraId="0FEE7FE8" w14:textId="77777777" w:rsidR="009F2112" w:rsidRDefault="005942DF">
            <w:pPr>
              <w:pStyle w:val="Compact"/>
            </w:pPr>
            <w:r>
              <w:t>version</w:t>
            </w:r>
          </w:p>
        </w:tc>
        <w:tc>
          <w:tcPr>
            <w:tcW w:w="0" w:type="auto"/>
          </w:tcPr>
          <w:p w14:paraId="4BADA818" w14:textId="77777777" w:rsidR="009F2112" w:rsidRDefault="00C715C0">
            <w:pPr>
              <w:pStyle w:val="Compact"/>
            </w:pPr>
            <w:hyperlink w:anchor="uint32">
              <w:r w:rsidR="005942DF">
                <w:rPr>
                  <w:rStyle w:val="Hyperlink"/>
                </w:rPr>
                <w:t>uint32</w:t>
              </w:r>
            </w:hyperlink>
          </w:p>
        </w:tc>
        <w:tc>
          <w:tcPr>
            <w:tcW w:w="0" w:type="auto"/>
          </w:tcPr>
          <w:p w14:paraId="60167F20" w14:textId="77777777" w:rsidR="009F2112" w:rsidRDefault="005942DF">
            <w:pPr>
              <w:pStyle w:val="Compact"/>
            </w:pPr>
            <w:r>
              <w:t>optional</w:t>
            </w:r>
          </w:p>
        </w:tc>
        <w:tc>
          <w:tcPr>
            <w:tcW w:w="0" w:type="auto"/>
          </w:tcPr>
          <w:p w14:paraId="5A17E9BB" w14:textId="77777777" w:rsidR="009F2112" w:rsidRDefault="005942DF" w:rsidP="001455CC">
            <w:pPr>
              <w:pStyle w:val="Compact"/>
            </w:pPr>
            <w:r>
              <w:t xml:space="preserve">[semantically required] </w:t>
            </w:r>
            <w:ins w:id="675" w:author="mmeshek" w:date="2017-10-18T16:29:00Z">
              <w:r w:rsidR="001455CC">
                <w:t>t</w:t>
              </w:r>
            </w:ins>
            <w:del w:id="676" w:author="mmeshek" w:date="2017-10-18T16:29:00Z">
              <w:r w:rsidDel="001455CC">
                <w:delText>T</w:delText>
              </w:r>
            </w:del>
            <w:r>
              <w:t>he version number for the API</w:t>
            </w:r>
            <w:del w:id="677" w:author="mmeshek" w:date="2017-10-18T16:29:00Z">
              <w:r w:rsidDel="001455CC">
                <w:delText>.</w:delText>
              </w:r>
            </w:del>
            <w:ins w:id="678" w:author="mmeshek" w:date="2017-10-18T16:29:00Z">
              <w:r w:rsidR="001455CC">
                <w:t>;</w:t>
              </w:r>
            </w:ins>
            <w:r>
              <w:t xml:space="preserve"> </w:t>
            </w:r>
            <w:del w:id="679" w:author="mmeshek" w:date="2017-10-18T16:29:00Z">
              <w:r w:rsidDel="001455CC">
                <w:rPr>
                  <w:i/>
                </w:rPr>
                <w:delText>T</w:delText>
              </w:r>
            </w:del>
            <w:ins w:id="680" w:author="mmeshek" w:date="2017-10-18T16:29:00Z">
              <w:r w:rsidR="001455CC">
                <w:rPr>
                  <w:i/>
                </w:rPr>
                <w:t>t</w:t>
              </w:r>
            </w:ins>
            <w:r>
              <w:rPr>
                <w:i/>
              </w:rPr>
              <w:t xml:space="preserve">his must be the number </w:t>
            </w:r>
            <w:r>
              <w:rPr>
                <w:b/>
                <w:i/>
              </w:rPr>
              <w:t>four</w:t>
            </w:r>
            <w:r>
              <w:rPr>
                <w:i/>
              </w:rPr>
              <w:t>.</w:t>
            </w:r>
          </w:p>
        </w:tc>
      </w:tr>
      <w:tr w:rsidR="009F2112" w14:paraId="3CD69072" w14:textId="77777777">
        <w:tc>
          <w:tcPr>
            <w:tcW w:w="0" w:type="auto"/>
          </w:tcPr>
          <w:p w14:paraId="476974C3" w14:textId="77777777" w:rsidR="009F2112" w:rsidRDefault="005942DF">
            <w:pPr>
              <w:pStyle w:val="Compact"/>
            </w:pPr>
            <w:r>
              <w:t>id</w:t>
            </w:r>
          </w:p>
        </w:tc>
        <w:tc>
          <w:tcPr>
            <w:tcW w:w="0" w:type="auto"/>
          </w:tcPr>
          <w:p w14:paraId="33B137F4" w14:textId="77777777" w:rsidR="009F2112" w:rsidRDefault="00C715C0">
            <w:pPr>
              <w:pStyle w:val="Compact"/>
            </w:pPr>
            <w:hyperlink w:anchor="AesdRecords.OptionalUInt32">
              <w:r w:rsidR="005942DF">
                <w:rPr>
                  <w:rStyle w:val="Hyperlink"/>
                </w:rPr>
                <w:t>OptionalUInt32</w:t>
              </w:r>
            </w:hyperlink>
          </w:p>
        </w:tc>
        <w:tc>
          <w:tcPr>
            <w:tcW w:w="0" w:type="auto"/>
          </w:tcPr>
          <w:p w14:paraId="30BC60AF" w14:textId="77777777" w:rsidR="009F2112" w:rsidRDefault="005942DF">
            <w:pPr>
              <w:pStyle w:val="Compact"/>
            </w:pPr>
            <w:r>
              <w:t>optional</w:t>
            </w:r>
          </w:p>
        </w:tc>
        <w:tc>
          <w:tcPr>
            <w:tcW w:w="0" w:type="auto"/>
          </w:tcPr>
          <w:p w14:paraId="45D5F9A2" w14:textId="77777777" w:rsidR="009F2112" w:rsidRDefault="005942DF" w:rsidP="001455CC">
            <w:pPr>
              <w:pStyle w:val="Compact"/>
            </w:pPr>
            <w:r>
              <w:t xml:space="preserve">[semantically optional, but recommended] </w:t>
            </w:r>
            <w:ins w:id="681" w:author="mmeshek" w:date="2017-10-18T16:30:00Z">
              <w:r w:rsidR="001455CC">
                <w:t>a</w:t>
              </w:r>
            </w:ins>
            <w:del w:id="682" w:author="mmeshek" w:date="2017-10-18T16:30:00Z">
              <w:r w:rsidDel="001455CC">
                <w:delText>A</w:delText>
              </w:r>
            </w:del>
            <w:r>
              <w:t xml:space="preserve">n identifier </w:t>
            </w:r>
            <w:del w:id="683" w:author="mmeshek" w:date="2017-10-18T16:30:00Z">
              <w:r w:rsidDel="001455CC">
                <w:delText xml:space="preserve">which </w:delText>
              </w:r>
            </w:del>
            <w:ins w:id="684" w:author="mmeshek" w:date="2017-10-18T16:30:00Z">
              <w:r w:rsidR="001455CC">
                <w:t xml:space="preserve">that </w:t>
              </w:r>
            </w:ins>
            <w:r>
              <w:t>will be used to tag responses, so that responses can be correlated with requests</w:t>
            </w:r>
            <w:del w:id="685" w:author="mmeshek" w:date="2017-10-18T16:30:00Z">
              <w:r w:rsidDel="001455CC">
                <w:delText>.</w:delText>
              </w:r>
            </w:del>
          </w:p>
        </w:tc>
      </w:tr>
      <w:tr w:rsidR="009F2112" w14:paraId="294A3A7E" w14:textId="77777777">
        <w:tc>
          <w:tcPr>
            <w:tcW w:w="0" w:type="auto"/>
          </w:tcPr>
          <w:p w14:paraId="0E704207" w14:textId="77777777" w:rsidR="009F2112" w:rsidRDefault="005942DF">
            <w:pPr>
              <w:pStyle w:val="Compact"/>
            </w:pPr>
            <w:r>
              <w:t>subscribe</w:t>
            </w:r>
          </w:p>
        </w:tc>
        <w:tc>
          <w:tcPr>
            <w:tcW w:w="0" w:type="auto"/>
          </w:tcPr>
          <w:p w14:paraId="03A1CD81" w14:textId="77777777" w:rsidR="009F2112" w:rsidRDefault="00C715C0">
            <w:pPr>
              <w:pStyle w:val="Compact"/>
            </w:pPr>
            <w:hyperlink w:anchor="bool">
              <w:r w:rsidR="005942DF">
                <w:rPr>
                  <w:rStyle w:val="Hyperlink"/>
                </w:rPr>
                <w:t>bool</w:t>
              </w:r>
            </w:hyperlink>
          </w:p>
        </w:tc>
        <w:tc>
          <w:tcPr>
            <w:tcW w:w="0" w:type="auto"/>
          </w:tcPr>
          <w:p w14:paraId="715581DC" w14:textId="77777777" w:rsidR="009F2112" w:rsidRDefault="005942DF">
            <w:pPr>
              <w:pStyle w:val="Compact"/>
            </w:pPr>
            <w:r>
              <w:t>optional</w:t>
            </w:r>
          </w:p>
        </w:tc>
        <w:tc>
          <w:tcPr>
            <w:tcW w:w="0" w:type="auto"/>
          </w:tcPr>
          <w:p w14:paraId="7863D75E" w14:textId="77777777" w:rsidR="009F2112" w:rsidRDefault="005942DF" w:rsidP="001455CC">
            <w:pPr>
              <w:pStyle w:val="Compact"/>
            </w:pPr>
            <w:r>
              <w:t xml:space="preserve">[semantically optional] </w:t>
            </w:r>
            <w:ins w:id="686" w:author="mmeshek" w:date="2017-10-18T16:30:00Z">
              <w:r w:rsidR="001455CC">
                <w:t>w</w:t>
              </w:r>
            </w:ins>
            <w:del w:id="687" w:author="mmeshek" w:date="2017-10-18T16:30:00Z">
              <w:r w:rsidDel="001455CC">
                <w:delText>W</w:delText>
              </w:r>
            </w:del>
            <w:r>
              <w:t>hether to continue receiving responses indefinitely, as new records become available</w:t>
            </w:r>
            <w:ins w:id="688" w:author="mmeshek" w:date="2017-10-18T16:30:00Z">
              <w:r w:rsidR="001455CC">
                <w:t>;</w:t>
              </w:r>
            </w:ins>
            <w:del w:id="689" w:author="mmeshek" w:date="2017-10-18T16:30:00Z">
              <w:r w:rsidDel="001455CC">
                <w:delText>.</w:delText>
              </w:r>
            </w:del>
            <w:r>
              <w:t xml:space="preserve"> </w:t>
            </w:r>
            <w:del w:id="690" w:author="mmeshek" w:date="2017-10-18T16:30:00Z">
              <w:r w:rsidDel="001455CC">
                <w:delText>T</w:delText>
              </w:r>
            </w:del>
            <w:ins w:id="691" w:author="mmeshek" w:date="2017-10-18T16:30:00Z">
              <w:r w:rsidR="001455CC">
                <w:t>t</w:t>
              </w:r>
            </w:ins>
            <w:r>
              <w:t xml:space="preserve">his is useful, for example, when a sensor is reporting measurements </w:t>
            </w:r>
            <w:r>
              <w:lastRenderedPageBreak/>
              <w:t xml:space="preserve">periodically or when simulations are reporting a series or results. Use </w:t>
            </w:r>
            <w:hyperlink w:anchor="AesdRecords.RequestCancel">
              <w:r>
                <w:rPr>
                  <w:rStyle w:val="Hyperlink"/>
                </w:rPr>
                <w:t>RequestCancel</w:t>
              </w:r>
            </w:hyperlink>
            <w:r>
              <w:t xml:space="preserve"> to end the subscription.</w:t>
            </w:r>
          </w:p>
        </w:tc>
      </w:tr>
      <w:tr w:rsidR="009F2112" w14:paraId="7FD27747" w14:textId="77777777">
        <w:tc>
          <w:tcPr>
            <w:tcW w:w="0" w:type="auto"/>
          </w:tcPr>
          <w:p w14:paraId="1FB2CBAB" w14:textId="77777777" w:rsidR="009F2112" w:rsidRDefault="005942DF">
            <w:pPr>
              <w:pStyle w:val="Compact"/>
            </w:pPr>
            <w:r>
              <w:lastRenderedPageBreak/>
              <w:t>models_metadata</w:t>
            </w:r>
          </w:p>
        </w:tc>
        <w:tc>
          <w:tcPr>
            <w:tcW w:w="0" w:type="auto"/>
          </w:tcPr>
          <w:p w14:paraId="293C1512" w14:textId="77777777" w:rsidR="009F2112" w:rsidRDefault="00C715C0">
            <w:pPr>
              <w:pStyle w:val="Compact"/>
            </w:pPr>
            <w:hyperlink w:anchor="AesdRecords.RequestModelsMeta">
              <w:r w:rsidR="005942DF">
                <w:rPr>
                  <w:rStyle w:val="Hyperlink"/>
                </w:rPr>
                <w:t>RequestModelsMeta</w:t>
              </w:r>
            </w:hyperlink>
          </w:p>
        </w:tc>
        <w:tc>
          <w:tcPr>
            <w:tcW w:w="0" w:type="auto"/>
          </w:tcPr>
          <w:p w14:paraId="010124FE" w14:textId="77777777" w:rsidR="009F2112" w:rsidRDefault="005942DF">
            <w:pPr>
              <w:pStyle w:val="Compact"/>
            </w:pPr>
            <w:r>
              <w:t>optional</w:t>
            </w:r>
          </w:p>
        </w:tc>
        <w:tc>
          <w:tcPr>
            <w:tcW w:w="0" w:type="auto"/>
          </w:tcPr>
          <w:p w14:paraId="23F4C266" w14:textId="77777777" w:rsidR="009F2112" w:rsidRDefault="005942DF" w:rsidP="001455CC">
            <w:pPr>
              <w:pStyle w:val="Compact"/>
            </w:pPr>
            <w:del w:id="692" w:author="mmeshek" w:date="2017-10-18T16:30:00Z">
              <w:r w:rsidDel="001455CC">
                <w:delText>R</w:delText>
              </w:r>
            </w:del>
            <w:ins w:id="693" w:author="mmeshek" w:date="2017-10-18T16:30:00Z">
              <w:r w:rsidR="001455CC">
                <w:t>r</w:t>
              </w:r>
            </w:ins>
            <w:r>
              <w:t>equest metadata for model(s)</w:t>
            </w:r>
            <w:del w:id="694" w:author="mmeshek" w:date="2017-10-18T16:30:00Z">
              <w:r w:rsidDel="001455CC">
                <w:delText>.</w:delText>
              </w:r>
            </w:del>
          </w:p>
        </w:tc>
      </w:tr>
      <w:tr w:rsidR="009F2112" w14:paraId="69CB38F5" w14:textId="77777777">
        <w:tc>
          <w:tcPr>
            <w:tcW w:w="0" w:type="auto"/>
          </w:tcPr>
          <w:p w14:paraId="4836DB49" w14:textId="77777777" w:rsidR="009F2112" w:rsidRDefault="005942DF">
            <w:pPr>
              <w:pStyle w:val="Compact"/>
            </w:pPr>
            <w:r>
              <w:t>records_data</w:t>
            </w:r>
          </w:p>
        </w:tc>
        <w:tc>
          <w:tcPr>
            <w:tcW w:w="0" w:type="auto"/>
          </w:tcPr>
          <w:p w14:paraId="7B8764BF" w14:textId="77777777" w:rsidR="009F2112" w:rsidRDefault="00C715C0">
            <w:pPr>
              <w:pStyle w:val="Compact"/>
            </w:pPr>
            <w:hyperlink w:anchor="AesdRecords.RequestRecordsData">
              <w:r w:rsidR="005942DF">
                <w:rPr>
                  <w:rStyle w:val="Hyperlink"/>
                </w:rPr>
                <w:t>RequestRecordsData</w:t>
              </w:r>
            </w:hyperlink>
          </w:p>
        </w:tc>
        <w:tc>
          <w:tcPr>
            <w:tcW w:w="0" w:type="auto"/>
          </w:tcPr>
          <w:p w14:paraId="1430DC70" w14:textId="77777777" w:rsidR="009F2112" w:rsidRDefault="005942DF">
            <w:pPr>
              <w:pStyle w:val="Compact"/>
            </w:pPr>
            <w:r>
              <w:t>optional</w:t>
            </w:r>
          </w:p>
        </w:tc>
        <w:tc>
          <w:tcPr>
            <w:tcW w:w="0" w:type="auto"/>
          </w:tcPr>
          <w:p w14:paraId="318581A4" w14:textId="77777777" w:rsidR="009F2112" w:rsidRDefault="005942DF" w:rsidP="001455CC">
            <w:pPr>
              <w:pStyle w:val="Compact"/>
            </w:pPr>
            <w:del w:id="695" w:author="mmeshek" w:date="2017-10-18T16:30:00Z">
              <w:r w:rsidDel="001455CC">
                <w:delText>R</w:delText>
              </w:r>
            </w:del>
            <w:ins w:id="696" w:author="mmeshek" w:date="2017-10-18T16:30:00Z">
              <w:r w:rsidR="001455CC">
                <w:t>r</w:t>
              </w:r>
            </w:ins>
            <w:r>
              <w:t>equest data records</w:t>
            </w:r>
            <w:del w:id="697" w:author="mmeshek" w:date="2017-10-18T16:30:00Z">
              <w:r w:rsidDel="001455CC">
                <w:delText>.</w:delText>
              </w:r>
            </w:del>
          </w:p>
        </w:tc>
      </w:tr>
      <w:tr w:rsidR="009F2112" w14:paraId="73DD88DC" w14:textId="77777777">
        <w:tc>
          <w:tcPr>
            <w:tcW w:w="0" w:type="auto"/>
          </w:tcPr>
          <w:p w14:paraId="3454FAAD" w14:textId="77777777" w:rsidR="009F2112" w:rsidRDefault="005942DF">
            <w:pPr>
              <w:pStyle w:val="Compact"/>
            </w:pPr>
            <w:r>
              <w:t>bookmark_meta</w:t>
            </w:r>
          </w:p>
        </w:tc>
        <w:tc>
          <w:tcPr>
            <w:tcW w:w="0" w:type="auto"/>
          </w:tcPr>
          <w:p w14:paraId="3B21995D" w14:textId="77777777" w:rsidR="009F2112" w:rsidRDefault="00C715C0">
            <w:pPr>
              <w:pStyle w:val="Compact"/>
            </w:pPr>
            <w:hyperlink w:anchor="AesdRecords.RequestBookmarkMeta">
              <w:r w:rsidR="005942DF">
                <w:rPr>
                  <w:rStyle w:val="Hyperlink"/>
                </w:rPr>
                <w:t>RequestBookmarkMeta</w:t>
              </w:r>
            </w:hyperlink>
          </w:p>
        </w:tc>
        <w:tc>
          <w:tcPr>
            <w:tcW w:w="0" w:type="auto"/>
          </w:tcPr>
          <w:p w14:paraId="13054873" w14:textId="77777777" w:rsidR="009F2112" w:rsidRDefault="005942DF">
            <w:pPr>
              <w:pStyle w:val="Compact"/>
            </w:pPr>
            <w:r>
              <w:t>optional</w:t>
            </w:r>
          </w:p>
        </w:tc>
        <w:tc>
          <w:tcPr>
            <w:tcW w:w="0" w:type="auto"/>
          </w:tcPr>
          <w:p w14:paraId="4CB91814" w14:textId="77777777" w:rsidR="009F2112" w:rsidRDefault="001455CC" w:rsidP="001455CC">
            <w:pPr>
              <w:pStyle w:val="Compact"/>
            </w:pPr>
            <w:ins w:id="698" w:author="mmeshek" w:date="2017-10-18T16:30:00Z">
              <w:r>
                <w:t>r</w:t>
              </w:r>
            </w:ins>
            <w:del w:id="699" w:author="mmeshek" w:date="2017-10-18T16:30:00Z">
              <w:r w:rsidR="005942DF" w:rsidDel="001455CC">
                <w:delText>R</w:delText>
              </w:r>
            </w:del>
            <w:r w:rsidR="005942DF">
              <w:t>equest metadata for bookmark(s)</w:t>
            </w:r>
            <w:del w:id="700" w:author="mmeshek" w:date="2017-10-18T16:30:00Z">
              <w:r w:rsidR="005942DF" w:rsidDel="001455CC">
                <w:delText>.</w:delText>
              </w:r>
            </w:del>
          </w:p>
        </w:tc>
      </w:tr>
      <w:tr w:rsidR="009F2112" w14:paraId="37745F4B" w14:textId="77777777">
        <w:tc>
          <w:tcPr>
            <w:tcW w:w="0" w:type="auto"/>
          </w:tcPr>
          <w:p w14:paraId="14D858B6" w14:textId="77777777" w:rsidR="009F2112" w:rsidRDefault="005942DF">
            <w:pPr>
              <w:pStyle w:val="Compact"/>
            </w:pPr>
            <w:r>
              <w:t>save_bookmark</w:t>
            </w:r>
          </w:p>
        </w:tc>
        <w:tc>
          <w:tcPr>
            <w:tcW w:w="0" w:type="auto"/>
          </w:tcPr>
          <w:p w14:paraId="4ACFEA1A" w14:textId="77777777" w:rsidR="009F2112" w:rsidRDefault="00C715C0">
            <w:pPr>
              <w:pStyle w:val="Compact"/>
            </w:pPr>
            <w:hyperlink w:anchor="AesdRecords.RequestSaveBookmark">
              <w:r w:rsidR="005942DF">
                <w:rPr>
                  <w:rStyle w:val="Hyperlink"/>
                </w:rPr>
                <w:t>RequestSaveBookmark</w:t>
              </w:r>
            </w:hyperlink>
          </w:p>
        </w:tc>
        <w:tc>
          <w:tcPr>
            <w:tcW w:w="0" w:type="auto"/>
          </w:tcPr>
          <w:p w14:paraId="2554B2D3" w14:textId="77777777" w:rsidR="009F2112" w:rsidRDefault="005942DF">
            <w:pPr>
              <w:pStyle w:val="Compact"/>
            </w:pPr>
            <w:r>
              <w:t>optional</w:t>
            </w:r>
          </w:p>
        </w:tc>
        <w:tc>
          <w:tcPr>
            <w:tcW w:w="0" w:type="auto"/>
          </w:tcPr>
          <w:p w14:paraId="3D5D1827" w14:textId="77777777" w:rsidR="009F2112" w:rsidRDefault="005942DF" w:rsidP="001455CC">
            <w:pPr>
              <w:pStyle w:val="Compact"/>
            </w:pPr>
            <w:del w:id="701" w:author="mmeshek" w:date="2017-10-18T16:30:00Z">
              <w:r w:rsidDel="001455CC">
                <w:delText>R</w:delText>
              </w:r>
            </w:del>
            <w:ins w:id="702" w:author="mmeshek" w:date="2017-10-18T16:30:00Z">
              <w:r w:rsidR="001455CC">
                <w:t>r</w:t>
              </w:r>
            </w:ins>
            <w:r>
              <w:t>equest save a new bookmark or update an existing one</w:t>
            </w:r>
            <w:del w:id="703" w:author="mmeshek" w:date="2017-10-18T16:30:00Z">
              <w:r w:rsidDel="001455CC">
                <w:delText>.</w:delText>
              </w:r>
            </w:del>
          </w:p>
        </w:tc>
      </w:tr>
      <w:tr w:rsidR="009F2112" w14:paraId="5038313C" w14:textId="77777777">
        <w:tc>
          <w:tcPr>
            <w:tcW w:w="0" w:type="auto"/>
          </w:tcPr>
          <w:p w14:paraId="067892E5" w14:textId="77777777" w:rsidR="009F2112" w:rsidRDefault="005942DF">
            <w:pPr>
              <w:pStyle w:val="Compact"/>
            </w:pPr>
            <w:r>
              <w:t>cancel</w:t>
            </w:r>
          </w:p>
        </w:tc>
        <w:tc>
          <w:tcPr>
            <w:tcW w:w="0" w:type="auto"/>
          </w:tcPr>
          <w:p w14:paraId="5AA81C14" w14:textId="77777777" w:rsidR="009F2112" w:rsidRDefault="00C715C0">
            <w:pPr>
              <w:pStyle w:val="Compact"/>
            </w:pPr>
            <w:hyperlink w:anchor="AesdRecords.RequestCancel">
              <w:r w:rsidR="005942DF">
                <w:rPr>
                  <w:rStyle w:val="Hyperlink"/>
                </w:rPr>
                <w:t>RequestCancel</w:t>
              </w:r>
            </w:hyperlink>
          </w:p>
        </w:tc>
        <w:tc>
          <w:tcPr>
            <w:tcW w:w="0" w:type="auto"/>
          </w:tcPr>
          <w:p w14:paraId="7E4A10A4" w14:textId="77777777" w:rsidR="009F2112" w:rsidRDefault="005942DF">
            <w:pPr>
              <w:pStyle w:val="Compact"/>
            </w:pPr>
            <w:r>
              <w:t>optional</w:t>
            </w:r>
          </w:p>
        </w:tc>
        <w:tc>
          <w:tcPr>
            <w:tcW w:w="0" w:type="auto"/>
          </w:tcPr>
          <w:p w14:paraId="7A6D5A90" w14:textId="77777777" w:rsidR="009F2112" w:rsidRDefault="005942DF" w:rsidP="001455CC">
            <w:pPr>
              <w:pStyle w:val="Compact"/>
            </w:pPr>
            <w:del w:id="704" w:author="mmeshek" w:date="2017-10-18T16:30:00Z">
              <w:r w:rsidDel="001455CC">
                <w:delText>R</w:delText>
              </w:r>
            </w:del>
            <w:ins w:id="705" w:author="mmeshek" w:date="2017-10-18T16:30:00Z">
              <w:r w:rsidR="001455CC">
                <w:t>r</w:t>
              </w:r>
            </w:ins>
            <w:r>
              <w:t xml:space="preserve">equest </w:t>
            </w:r>
            <w:ins w:id="706" w:author="mmeshek" w:date="2017-09-26T09:22:00Z">
              <w:r w:rsidR="00156B7A">
                <w:t xml:space="preserve">to </w:t>
              </w:r>
            </w:ins>
            <w:r>
              <w:t>cancel a previous request)</w:t>
            </w:r>
            <w:del w:id="707" w:author="mmeshek" w:date="2017-10-18T16:30:00Z">
              <w:r w:rsidDel="001455CC">
                <w:delText>.</w:delText>
              </w:r>
            </w:del>
          </w:p>
        </w:tc>
      </w:tr>
      <w:tr w:rsidR="009F2112" w14:paraId="1C24CB26" w14:textId="77777777">
        <w:tc>
          <w:tcPr>
            <w:tcW w:w="0" w:type="auto"/>
          </w:tcPr>
          <w:p w14:paraId="16C5AC6E" w14:textId="77777777" w:rsidR="009F2112" w:rsidRDefault="005942DF">
            <w:pPr>
              <w:pStyle w:val="Compact"/>
            </w:pPr>
            <w:r>
              <w:t>work</w:t>
            </w:r>
          </w:p>
        </w:tc>
        <w:tc>
          <w:tcPr>
            <w:tcW w:w="0" w:type="auto"/>
          </w:tcPr>
          <w:p w14:paraId="3874C570" w14:textId="77777777" w:rsidR="009F2112" w:rsidRDefault="00C715C0">
            <w:pPr>
              <w:pStyle w:val="Compact"/>
            </w:pPr>
            <w:hyperlink w:anchor="AesdRecords.RequestWork">
              <w:r w:rsidR="005942DF">
                <w:rPr>
                  <w:rStyle w:val="Hyperlink"/>
                </w:rPr>
                <w:t>RequestWork</w:t>
              </w:r>
            </w:hyperlink>
          </w:p>
        </w:tc>
        <w:tc>
          <w:tcPr>
            <w:tcW w:w="0" w:type="auto"/>
          </w:tcPr>
          <w:p w14:paraId="72C72C7B" w14:textId="77777777" w:rsidR="009F2112" w:rsidRDefault="005942DF">
            <w:pPr>
              <w:pStyle w:val="Compact"/>
            </w:pPr>
            <w:r>
              <w:t>optional</w:t>
            </w:r>
          </w:p>
        </w:tc>
        <w:tc>
          <w:tcPr>
            <w:tcW w:w="0" w:type="auto"/>
          </w:tcPr>
          <w:p w14:paraId="5E025FDF" w14:textId="77777777" w:rsidR="009F2112" w:rsidRDefault="001455CC" w:rsidP="001455CC">
            <w:pPr>
              <w:pStyle w:val="Compact"/>
            </w:pPr>
            <w:ins w:id="708" w:author="mmeshek" w:date="2017-10-18T16:30:00Z">
              <w:r>
                <w:t>r</w:t>
              </w:r>
            </w:ins>
            <w:del w:id="709" w:author="mmeshek" w:date="2017-10-18T16:30:00Z">
              <w:r w:rsidR="005942DF" w:rsidDel="001455CC">
                <w:delText>R</w:delText>
              </w:r>
            </w:del>
            <w:r w:rsidR="005942DF">
              <w:t xml:space="preserve">equest </w:t>
            </w:r>
            <w:commentRangeStart w:id="710"/>
            <w:del w:id="711" w:author="mmeshek" w:date="2017-09-26T09:09:00Z">
              <w:r w:rsidR="005942DF" w:rsidDel="004043B4">
                <w:delText xml:space="preserve">request </w:delText>
              </w:r>
            </w:del>
            <w:commentRangeEnd w:id="710"/>
            <w:r w:rsidR="004043B4">
              <w:rPr>
                <w:rStyle w:val="CommentReference"/>
              </w:rPr>
              <w:commentReference w:id="710"/>
            </w:r>
            <w:r w:rsidR="005942DF">
              <w:t>work (e.g., simulation results)</w:t>
            </w:r>
            <w:del w:id="712" w:author="mmeshek" w:date="2017-10-18T16:30:00Z">
              <w:r w:rsidR="005942DF" w:rsidDel="001455CC">
                <w:delText>.</w:delText>
              </w:r>
            </w:del>
          </w:p>
        </w:tc>
      </w:tr>
    </w:tbl>
    <w:p w14:paraId="4A92422D" w14:textId="77777777" w:rsidR="009F2112" w:rsidRDefault="005942DF">
      <w:pPr>
        <w:pStyle w:val="NRELHead03"/>
        <w:pPrChange w:id="713" w:author="mmeshek" w:date="2017-09-26T08:22:00Z">
          <w:pPr>
            <w:pStyle w:val="Heading3"/>
          </w:pPr>
        </w:pPrChange>
      </w:pPr>
      <w:bookmarkStart w:id="714" w:name="AesdRecords.RequestBookmarkMeta"/>
      <w:bookmarkEnd w:id="714"/>
      <w:r>
        <w:t>RequestBookmarkMeta</w:t>
      </w:r>
    </w:p>
    <w:p w14:paraId="68019C3A" w14:textId="77777777" w:rsidR="009F2112" w:rsidRDefault="005942DF">
      <w:pPr>
        <w:pStyle w:val="NRELBodyText"/>
        <w:pPrChange w:id="715" w:author="mmeshek" w:date="2017-09-26T08:23:00Z">
          <w:pPr>
            <w:pStyle w:val="FirstParagraph"/>
          </w:pPr>
        </w:pPrChange>
      </w:pPr>
      <w:r>
        <w:t xml:space="preserve">A request for one or more bookmarks for a </w:t>
      </w:r>
      <w:r w:rsidR="00786AF4">
        <w:fldChar w:fldCharType="begin"/>
      </w:r>
      <w:r w:rsidR="00786AF4">
        <w:instrText xml:space="preserve"> HYPERLINK \l "AesdRecords.ModelMeta" \h </w:instrText>
      </w:r>
      <w:r w:rsidR="00786AF4">
        <w:fldChar w:fldCharType="separate"/>
      </w:r>
      <w:r>
        <w:rPr>
          <w:rStyle w:val="Hyperlink"/>
        </w:rPr>
        <w:t>model</w:t>
      </w:r>
      <w:r w:rsidR="00786AF4">
        <w:rPr>
          <w:rStyle w:val="Hyperlink"/>
        </w:rPr>
        <w:fldChar w:fldCharType="end"/>
      </w:r>
      <w:r>
        <w:t>.</w:t>
      </w:r>
    </w:p>
    <w:p w14:paraId="20D33BC8" w14:textId="77777777" w:rsidR="009F2112" w:rsidRDefault="005942DF">
      <w:pPr>
        <w:pStyle w:val="NRELBodyText"/>
        <w:pPrChange w:id="716" w:author="mmeshek" w:date="2017-09-26T08:30:00Z">
          <w:pPr>
            <w:pStyle w:val="BodyText"/>
          </w:pPr>
        </w:pPrChange>
      </w:pPr>
      <w:r>
        <w:t xml:space="preserve">The response to this request is </w:t>
      </w:r>
      <w:r w:rsidR="00786AF4">
        <w:fldChar w:fldCharType="begin"/>
      </w:r>
      <w:r w:rsidR="00786AF4">
        <w:instrText xml:space="preserve"> HYPERLINK \l "AesdRecords.MetaList" \h </w:instrText>
      </w:r>
      <w:r w:rsidR="00786AF4">
        <w:fldChar w:fldCharType="separate"/>
      </w:r>
      <w:r>
        <w:rPr>
          <w:rStyle w:val="Hyperlink"/>
        </w:rPr>
        <w:t>BookmarkMetaList</w:t>
      </w:r>
      <w:r w:rsidR="00786AF4">
        <w:rPr>
          <w:rStyle w:val="Hyperlink"/>
        </w:rPr>
        <w:fldChar w:fldCharType="end"/>
      </w:r>
    </w:p>
    <w:tbl>
      <w:tblPr>
        <w:tblW w:w="0" w:type="pct"/>
        <w:tblLook w:val="07E0" w:firstRow="1" w:lastRow="1" w:firstColumn="1" w:lastColumn="1" w:noHBand="1" w:noVBand="1"/>
      </w:tblPr>
      <w:tblGrid>
        <w:gridCol w:w="1559"/>
        <w:gridCol w:w="1717"/>
        <w:gridCol w:w="1069"/>
        <w:gridCol w:w="5231"/>
      </w:tblGrid>
      <w:tr w:rsidR="009F2112" w14:paraId="3A8DE3A2" w14:textId="77777777">
        <w:tc>
          <w:tcPr>
            <w:tcW w:w="0" w:type="auto"/>
            <w:tcBorders>
              <w:bottom w:val="single" w:sz="0" w:space="0" w:color="auto"/>
            </w:tcBorders>
            <w:vAlign w:val="bottom"/>
          </w:tcPr>
          <w:p w14:paraId="62A931E9" w14:textId="77777777" w:rsidR="009F2112" w:rsidRDefault="005942DF">
            <w:pPr>
              <w:pStyle w:val="Compact"/>
            </w:pPr>
            <w:r>
              <w:t>Field</w:t>
            </w:r>
          </w:p>
        </w:tc>
        <w:tc>
          <w:tcPr>
            <w:tcW w:w="0" w:type="auto"/>
            <w:tcBorders>
              <w:bottom w:val="single" w:sz="0" w:space="0" w:color="auto"/>
            </w:tcBorders>
            <w:vAlign w:val="bottom"/>
          </w:tcPr>
          <w:p w14:paraId="0FEC91B6" w14:textId="77777777" w:rsidR="009F2112" w:rsidRDefault="005942DF">
            <w:pPr>
              <w:pStyle w:val="Compact"/>
            </w:pPr>
            <w:r>
              <w:t>Type</w:t>
            </w:r>
          </w:p>
        </w:tc>
        <w:tc>
          <w:tcPr>
            <w:tcW w:w="0" w:type="auto"/>
            <w:tcBorders>
              <w:bottom w:val="single" w:sz="0" w:space="0" w:color="auto"/>
            </w:tcBorders>
            <w:vAlign w:val="bottom"/>
          </w:tcPr>
          <w:p w14:paraId="019EB356" w14:textId="77777777" w:rsidR="009F2112" w:rsidRDefault="005942DF">
            <w:pPr>
              <w:pStyle w:val="Compact"/>
            </w:pPr>
            <w:r>
              <w:t>Label</w:t>
            </w:r>
          </w:p>
        </w:tc>
        <w:tc>
          <w:tcPr>
            <w:tcW w:w="0" w:type="auto"/>
            <w:tcBorders>
              <w:bottom w:val="single" w:sz="0" w:space="0" w:color="auto"/>
            </w:tcBorders>
            <w:vAlign w:val="bottom"/>
          </w:tcPr>
          <w:p w14:paraId="405290E8" w14:textId="77777777" w:rsidR="009F2112" w:rsidRDefault="005942DF">
            <w:pPr>
              <w:pStyle w:val="Compact"/>
            </w:pPr>
            <w:r>
              <w:t>Description</w:t>
            </w:r>
          </w:p>
        </w:tc>
      </w:tr>
      <w:tr w:rsidR="009F2112" w14:paraId="4073200A" w14:textId="77777777">
        <w:tc>
          <w:tcPr>
            <w:tcW w:w="0" w:type="auto"/>
          </w:tcPr>
          <w:p w14:paraId="70628A80" w14:textId="77777777" w:rsidR="009F2112" w:rsidRDefault="005942DF">
            <w:pPr>
              <w:pStyle w:val="Compact"/>
            </w:pPr>
            <w:r>
              <w:t>model_id</w:t>
            </w:r>
          </w:p>
        </w:tc>
        <w:tc>
          <w:tcPr>
            <w:tcW w:w="0" w:type="auto"/>
          </w:tcPr>
          <w:p w14:paraId="0F6849BD" w14:textId="77777777" w:rsidR="009F2112" w:rsidRDefault="00C715C0">
            <w:pPr>
              <w:pStyle w:val="Compact"/>
            </w:pPr>
            <w:hyperlink w:anchor="string">
              <w:r w:rsidR="005942DF">
                <w:rPr>
                  <w:rStyle w:val="Hyperlink"/>
                </w:rPr>
                <w:t>string</w:t>
              </w:r>
            </w:hyperlink>
          </w:p>
        </w:tc>
        <w:tc>
          <w:tcPr>
            <w:tcW w:w="0" w:type="auto"/>
          </w:tcPr>
          <w:p w14:paraId="2EE1873E" w14:textId="77777777" w:rsidR="009F2112" w:rsidRDefault="005942DF">
            <w:pPr>
              <w:pStyle w:val="Compact"/>
            </w:pPr>
            <w:r>
              <w:t>optional</w:t>
            </w:r>
          </w:p>
        </w:tc>
        <w:tc>
          <w:tcPr>
            <w:tcW w:w="0" w:type="auto"/>
          </w:tcPr>
          <w:p w14:paraId="1D0E161D" w14:textId="77777777" w:rsidR="009F2112" w:rsidRDefault="005942DF" w:rsidP="001455CC">
            <w:pPr>
              <w:pStyle w:val="Compact"/>
            </w:pPr>
            <w:r>
              <w:t xml:space="preserve">[semantically required] </w:t>
            </w:r>
            <w:ins w:id="717" w:author="mmeshek" w:date="2017-10-18T16:30:00Z">
              <w:r w:rsidR="001455CC">
                <w:t>w</w:t>
              </w:r>
            </w:ins>
            <w:del w:id="718" w:author="mmeshek" w:date="2017-10-18T16:30:00Z">
              <w:r w:rsidDel="001455CC">
                <w:delText>W</w:delText>
              </w:r>
            </w:del>
            <w:r>
              <w:t>hich model for which to list bookmarks</w:t>
            </w:r>
            <w:del w:id="719" w:author="mmeshek" w:date="2017-09-26T09:22:00Z">
              <w:r w:rsidDel="00156B7A">
                <w:delText>.</w:delText>
              </w:r>
            </w:del>
          </w:p>
        </w:tc>
      </w:tr>
      <w:tr w:rsidR="009F2112" w14:paraId="39B14447" w14:textId="77777777">
        <w:tc>
          <w:tcPr>
            <w:tcW w:w="0" w:type="auto"/>
          </w:tcPr>
          <w:p w14:paraId="1BA100BE" w14:textId="77777777" w:rsidR="009F2112" w:rsidRDefault="005942DF">
            <w:pPr>
              <w:pStyle w:val="Compact"/>
            </w:pPr>
            <w:r>
              <w:t>bookmark_id</w:t>
            </w:r>
          </w:p>
        </w:tc>
        <w:tc>
          <w:tcPr>
            <w:tcW w:w="0" w:type="auto"/>
          </w:tcPr>
          <w:p w14:paraId="0AA63C16" w14:textId="77777777" w:rsidR="009F2112" w:rsidRDefault="00C715C0">
            <w:pPr>
              <w:pStyle w:val="Compact"/>
            </w:pPr>
            <w:hyperlink w:anchor="AesdRecords.OptionalString">
              <w:r w:rsidR="005942DF">
                <w:rPr>
                  <w:rStyle w:val="Hyperlink"/>
                </w:rPr>
                <w:t>OptionalString</w:t>
              </w:r>
            </w:hyperlink>
          </w:p>
        </w:tc>
        <w:tc>
          <w:tcPr>
            <w:tcW w:w="0" w:type="auto"/>
          </w:tcPr>
          <w:p w14:paraId="265BE146" w14:textId="77777777" w:rsidR="009F2112" w:rsidRDefault="005942DF">
            <w:pPr>
              <w:pStyle w:val="Compact"/>
            </w:pPr>
            <w:r>
              <w:t>optional</w:t>
            </w:r>
          </w:p>
        </w:tc>
        <w:tc>
          <w:tcPr>
            <w:tcW w:w="0" w:type="auto"/>
          </w:tcPr>
          <w:p w14:paraId="2DDE06A2" w14:textId="77777777" w:rsidR="009F2112" w:rsidRDefault="005942DF">
            <w:pPr>
              <w:pStyle w:val="Compact"/>
            </w:pPr>
            <w:r>
              <w:t>[semantically optional] If empty, list all bookmarks for the model. Otherwise, list just the bookmark metadata for this specific bookmark identifier.</w:t>
            </w:r>
          </w:p>
        </w:tc>
      </w:tr>
    </w:tbl>
    <w:p w14:paraId="60951FF2" w14:textId="77777777" w:rsidR="009F2112" w:rsidRDefault="005942DF">
      <w:pPr>
        <w:pStyle w:val="NRELHead03"/>
        <w:pPrChange w:id="720" w:author="mmeshek" w:date="2017-09-26T08:22:00Z">
          <w:pPr>
            <w:pStyle w:val="Heading3"/>
          </w:pPr>
        </w:pPrChange>
      </w:pPr>
      <w:bookmarkStart w:id="721" w:name="AesdRecords.RequestCancel"/>
      <w:bookmarkEnd w:id="721"/>
      <w:r>
        <w:t>RequestCancel</w:t>
      </w:r>
    </w:p>
    <w:p w14:paraId="53F7840B" w14:textId="77777777" w:rsidR="009F2112" w:rsidRDefault="005942DF">
      <w:pPr>
        <w:pStyle w:val="NRELBodyText"/>
        <w:pPrChange w:id="722" w:author="mmeshek" w:date="2017-09-26T08:23:00Z">
          <w:pPr>
            <w:pStyle w:val="FirstParagraph"/>
          </w:pPr>
        </w:pPrChange>
      </w:pPr>
      <w:r>
        <w:t>Cancel a previous request.</w:t>
      </w:r>
    </w:p>
    <w:tbl>
      <w:tblPr>
        <w:tblW w:w="0" w:type="pct"/>
        <w:tblLook w:val="07E0" w:firstRow="1" w:lastRow="1" w:firstColumn="1" w:lastColumn="1" w:noHBand="1" w:noVBand="1"/>
      </w:tblPr>
      <w:tblGrid>
        <w:gridCol w:w="727"/>
        <w:gridCol w:w="1813"/>
        <w:gridCol w:w="1069"/>
        <w:gridCol w:w="5367"/>
      </w:tblGrid>
      <w:tr w:rsidR="009F2112" w14:paraId="3CC15C9D" w14:textId="77777777">
        <w:tc>
          <w:tcPr>
            <w:tcW w:w="0" w:type="auto"/>
            <w:tcBorders>
              <w:bottom w:val="single" w:sz="0" w:space="0" w:color="auto"/>
            </w:tcBorders>
            <w:vAlign w:val="bottom"/>
          </w:tcPr>
          <w:p w14:paraId="599180DF" w14:textId="77777777" w:rsidR="009F2112" w:rsidRDefault="005942DF">
            <w:pPr>
              <w:pStyle w:val="Compact"/>
            </w:pPr>
            <w:r>
              <w:t>Field</w:t>
            </w:r>
          </w:p>
        </w:tc>
        <w:tc>
          <w:tcPr>
            <w:tcW w:w="0" w:type="auto"/>
            <w:tcBorders>
              <w:bottom w:val="single" w:sz="0" w:space="0" w:color="auto"/>
            </w:tcBorders>
            <w:vAlign w:val="bottom"/>
          </w:tcPr>
          <w:p w14:paraId="3E09D3E9" w14:textId="77777777" w:rsidR="009F2112" w:rsidRDefault="005942DF">
            <w:pPr>
              <w:pStyle w:val="Compact"/>
            </w:pPr>
            <w:r>
              <w:t>Type</w:t>
            </w:r>
          </w:p>
        </w:tc>
        <w:tc>
          <w:tcPr>
            <w:tcW w:w="0" w:type="auto"/>
            <w:tcBorders>
              <w:bottom w:val="single" w:sz="0" w:space="0" w:color="auto"/>
            </w:tcBorders>
            <w:vAlign w:val="bottom"/>
          </w:tcPr>
          <w:p w14:paraId="1A1376E0" w14:textId="77777777" w:rsidR="009F2112" w:rsidRDefault="005942DF">
            <w:pPr>
              <w:pStyle w:val="Compact"/>
            </w:pPr>
            <w:r>
              <w:t>Label</w:t>
            </w:r>
          </w:p>
        </w:tc>
        <w:tc>
          <w:tcPr>
            <w:tcW w:w="0" w:type="auto"/>
            <w:tcBorders>
              <w:bottom w:val="single" w:sz="0" w:space="0" w:color="auto"/>
            </w:tcBorders>
            <w:vAlign w:val="bottom"/>
          </w:tcPr>
          <w:p w14:paraId="77C4320F" w14:textId="77777777" w:rsidR="009F2112" w:rsidRDefault="005942DF">
            <w:pPr>
              <w:pStyle w:val="Compact"/>
            </w:pPr>
            <w:r>
              <w:t>Description</w:t>
            </w:r>
          </w:p>
        </w:tc>
      </w:tr>
      <w:tr w:rsidR="009F2112" w14:paraId="2DA5A621" w14:textId="77777777">
        <w:tc>
          <w:tcPr>
            <w:tcW w:w="0" w:type="auto"/>
          </w:tcPr>
          <w:p w14:paraId="610AD3EA" w14:textId="77777777" w:rsidR="009F2112" w:rsidRDefault="005942DF">
            <w:pPr>
              <w:pStyle w:val="Compact"/>
            </w:pPr>
            <w:r>
              <w:t>id</w:t>
            </w:r>
          </w:p>
        </w:tc>
        <w:tc>
          <w:tcPr>
            <w:tcW w:w="0" w:type="auto"/>
          </w:tcPr>
          <w:p w14:paraId="7770B2E3" w14:textId="77777777" w:rsidR="009F2112" w:rsidRDefault="00C715C0">
            <w:pPr>
              <w:pStyle w:val="Compact"/>
            </w:pPr>
            <w:hyperlink w:anchor="AesdRecords.OptionalUInt32">
              <w:r w:rsidR="005942DF">
                <w:rPr>
                  <w:rStyle w:val="Hyperlink"/>
                </w:rPr>
                <w:t>OptionalUInt32</w:t>
              </w:r>
            </w:hyperlink>
          </w:p>
        </w:tc>
        <w:tc>
          <w:tcPr>
            <w:tcW w:w="0" w:type="auto"/>
          </w:tcPr>
          <w:p w14:paraId="398BAA79" w14:textId="77777777" w:rsidR="009F2112" w:rsidRDefault="005942DF">
            <w:pPr>
              <w:pStyle w:val="Compact"/>
            </w:pPr>
            <w:r>
              <w:t>optional</w:t>
            </w:r>
          </w:p>
        </w:tc>
        <w:tc>
          <w:tcPr>
            <w:tcW w:w="0" w:type="auto"/>
          </w:tcPr>
          <w:p w14:paraId="3E17AF1C" w14:textId="77777777" w:rsidR="009F2112" w:rsidRDefault="005942DF" w:rsidP="001455CC">
            <w:pPr>
              <w:pStyle w:val="Compact"/>
            </w:pPr>
            <w:r>
              <w:t xml:space="preserve">[semantically required] </w:t>
            </w:r>
            <w:del w:id="723" w:author="mmeshek" w:date="2017-10-18T16:31:00Z">
              <w:r w:rsidDel="001455CC">
                <w:delText>W</w:delText>
              </w:r>
            </w:del>
            <w:ins w:id="724" w:author="mmeshek" w:date="2017-10-18T16:31:00Z">
              <w:r w:rsidR="001455CC">
                <w:t>w</w:t>
              </w:r>
            </w:ins>
            <w:r>
              <w:t>hich request to cancel</w:t>
            </w:r>
            <w:del w:id="725" w:author="mmeshek" w:date="2017-09-26T09:22:00Z">
              <w:r w:rsidDel="00156B7A">
                <w:delText>.</w:delText>
              </w:r>
            </w:del>
          </w:p>
        </w:tc>
      </w:tr>
    </w:tbl>
    <w:p w14:paraId="46E31B7A" w14:textId="77777777" w:rsidR="009F2112" w:rsidRDefault="005942DF">
      <w:pPr>
        <w:pStyle w:val="NRELHead03"/>
        <w:pPrChange w:id="726" w:author="mmeshek" w:date="2017-09-26T08:22:00Z">
          <w:pPr>
            <w:pStyle w:val="Heading3"/>
          </w:pPr>
        </w:pPrChange>
      </w:pPr>
      <w:bookmarkStart w:id="727" w:name="AesdRecords.RequestModelsMeta"/>
      <w:bookmarkEnd w:id="727"/>
      <w:r>
        <w:t>RequestModelsMeta</w:t>
      </w:r>
    </w:p>
    <w:p w14:paraId="11A1E8D8" w14:textId="77777777" w:rsidR="009F2112" w:rsidRDefault="005942DF">
      <w:pPr>
        <w:pStyle w:val="NRELBodyText"/>
        <w:pPrChange w:id="728" w:author="mmeshek" w:date="2017-09-26T08:23:00Z">
          <w:pPr>
            <w:pStyle w:val="FirstParagraph"/>
          </w:pPr>
        </w:pPrChange>
      </w:pPr>
      <w:r>
        <w:t>A request for metadata about model(s).</w:t>
      </w:r>
    </w:p>
    <w:p w14:paraId="0B6E71ED" w14:textId="77777777" w:rsidR="009F2112" w:rsidRDefault="005942DF">
      <w:pPr>
        <w:pStyle w:val="NRELBodyText"/>
        <w:pPrChange w:id="729" w:author="mmeshek" w:date="2017-09-26T08:30:00Z">
          <w:pPr>
            <w:pStyle w:val="BodyText"/>
          </w:pPr>
        </w:pPrChange>
      </w:pPr>
      <w:r>
        <w:t xml:space="preserve">The response to this request is </w:t>
      </w:r>
      <w:r w:rsidR="00786AF4">
        <w:fldChar w:fldCharType="begin"/>
      </w:r>
      <w:r w:rsidR="00786AF4">
        <w:instrText xml:space="preserve"> HYPERLINK \l "AesdRecords.ModelMetaList" \h </w:instrText>
      </w:r>
      <w:r w:rsidR="00786AF4">
        <w:fldChar w:fldCharType="separate"/>
      </w:r>
      <w:r>
        <w:rPr>
          <w:rStyle w:val="Hyperlink"/>
        </w:rPr>
        <w:t>ModelMetaList</w:t>
      </w:r>
      <w:r w:rsidR="00786AF4">
        <w:rPr>
          <w:rStyle w:val="Hyperlink"/>
        </w:rPr>
        <w:fldChar w:fldCharType="end"/>
      </w:r>
      <w:r>
        <w:t>.</w:t>
      </w:r>
    </w:p>
    <w:tbl>
      <w:tblPr>
        <w:tblW w:w="0" w:type="pct"/>
        <w:tblLook w:val="07E0" w:firstRow="1" w:lastRow="1" w:firstColumn="1" w:lastColumn="1" w:noHBand="1" w:noVBand="1"/>
      </w:tblPr>
      <w:tblGrid>
        <w:gridCol w:w="1148"/>
        <w:gridCol w:w="1717"/>
        <w:gridCol w:w="1069"/>
        <w:gridCol w:w="5642"/>
      </w:tblGrid>
      <w:tr w:rsidR="009F2112" w14:paraId="10E2941C" w14:textId="77777777">
        <w:tc>
          <w:tcPr>
            <w:tcW w:w="0" w:type="auto"/>
            <w:tcBorders>
              <w:bottom w:val="single" w:sz="0" w:space="0" w:color="auto"/>
            </w:tcBorders>
            <w:vAlign w:val="bottom"/>
          </w:tcPr>
          <w:p w14:paraId="27154134" w14:textId="77777777" w:rsidR="009F2112" w:rsidRDefault="005942DF">
            <w:pPr>
              <w:pStyle w:val="Compact"/>
            </w:pPr>
            <w:r>
              <w:t>Field</w:t>
            </w:r>
          </w:p>
        </w:tc>
        <w:tc>
          <w:tcPr>
            <w:tcW w:w="0" w:type="auto"/>
            <w:tcBorders>
              <w:bottom w:val="single" w:sz="0" w:space="0" w:color="auto"/>
            </w:tcBorders>
            <w:vAlign w:val="bottom"/>
          </w:tcPr>
          <w:p w14:paraId="757332E4" w14:textId="77777777" w:rsidR="009F2112" w:rsidRDefault="005942DF">
            <w:pPr>
              <w:pStyle w:val="Compact"/>
            </w:pPr>
            <w:r>
              <w:t>Type</w:t>
            </w:r>
          </w:p>
        </w:tc>
        <w:tc>
          <w:tcPr>
            <w:tcW w:w="0" w:type="auto"/>
            <w:tcBorders>
              <w:bottom w:val="single" w:sz="0" w:space="0" w:color="auto"/>
            </w:tcBorders>
            <w:vAlign w:val="bottom"/>
          </w:tcPr>
          <w:p w14:paraId="5F744E36" w14:textId="77777777" w:rsidR="009F2112" w:rsidRDefault="005942DF">
            <w:pPr>
              <w:pStyle w:val="Compact"/>
            </w:pPr>
            <w:r>
              <w:t>Label</w:t>
            </w:r>
          </w:p>
        </w:tc>
        <w:tc>
          <w:tcPr>
            <w:tcW w:w="0" w:type="auto"/>
            <w:tcBorders>
              <w:bottom w:val="single" w:sz="0" w:space="0" w:color="auto"/>
            </w:tcBorders>
            <w:vAlign w:val="bottom"/>
          </w:tcPr>
          <w:p w14:paraId="0BE9515A" w14:textId="77777777" w:rsidR="009F2112" w:rsidRDefault="005942DF">
            <w:pPr>
              <w:pStyle w:val="Compact"/>
            </w:pPr>
            <w:r>
              <w:t>Description</w:t>
            </w:r>
          </w:p>
        </w:tc>
      </w:tr>
      <w:tr w:rsidR="009F2112" w14:paraId="32262710" w14:textId="77777777">
        <w:tc>
          <w:tcPr>
            <w:tcW w:w="0" w:type="auto"/>
          </w:tcPr>
          <w:p w14:paraId="5F58A24E" w14:textId="77777777" w:rsidR="009F2112" w:rsidRDefault="005942DF">
            <w:pPr>
              <w:pStyle w:val="Compact"/>
            </w:pPr>
            <w:r>
              <w:t>model_id</w:t>
            </w:r>
          </w:p>
        </w:tc>
        <w:tc>
          <w:tcPr>
            <w:tcW w:w="0" w:type="auto"/>
          </w:tcPr>
          <w:p w14:paraId="665763A6" w14:textId="77777777" w:rsidR="009F2112" w:rsidRDefault="00C715C0">
            <w:pPr>
              <w:pStyle w:val="Compact"/>
            </w:pPr>
            <w:hyperlink w:anchor="AesdRecords.OptionalString">
              <w:r w:rsidR="005942DF">
                <w:rPr>
                  <w:rStyle w:val="Hyperlink"/>
                </w:rPr>
                <w:t>OptionalString</w:t>
              </w:r>
            </w:hyperlink>
          </w:p>
        </w:tc>
        <w:tc>
          <w:tcPr>
            <w:tcW w:w="0" w:type="auto"/>
          </w:tcPr>
          <w:p w14:paraId="4196C4ED" w14:textId="77777777" w:rsidR="009F2112" w:rsidRDefault="005942DF">
            <w:pPr>
              <w:pStyle w:val="Compact"/>
            </w:pPr>
            <w:r>
              <w:t>optional</w:t>
            </w:r>
          </w:p>
        </w:tc>
        <w:tc>
          <w:tcPr>
            <w:tcW w:w="0" w:type="auto"/>
          </w:tcPr>
          <w:p w14:paraId="500D87F8" w14:textId="77777777" w:rsidR="009F2112" w:rsidRDefault="005942DF">
            <w:pPr>
              <w:pStyle w:val="Compact"/>
            </w:pPr>
            <w:r>
              <w:t>[semantically optional] If absent, the request is for metadata for all models. Otherwise</w:t>
            </w:r>
            <w:ins w:id="730" w:author="mmeshek" w:date="2017-10-18T16:31:00Z">
              <w:r w:rsidR="001455CC">
                <w:t>,</w:t>
              </w:r>
            </w:ins>
            <w:r>
              <w:t xml:space="preserve"> the request is for the specifically identified model.</w:t>
            </w:r>
          </w:p>
        </w:tc>
      </w:tr>
    </w:tbl>
    <w:p w14:paraId="7CB54EDA" w14:textId="77777777" w:rsidR="009F2112" w:rsidRDefault="005942DF">
      <w:pPr>
        <w:pStyle w:val="NRELHead03"/>
        <w:pPrChange w:id="731" w:author="mmeshek" w:date="2017-09-26T08:22:00Z">
          <w:pPr>
            <w:pStyle w:val="Heading3"/>
          </w:pPr>
        </w:pPrChange>
      </w:pPr>
      <w:bookmarkStart w:id="732" w:name="AesdRecords.RequestRecordsData"/>
      <w:bookmarkEnd w:id="732"/>
      <w:r>
        <w:lastRenderedPageBreak/>
        <w:t>RequestRecordsData</w:t>
      </w:r>
    </w:p>
    <w:p w14:paraId="529EEA52" w14:textId="77777777" w:rsidR="009F2112" w:rsidRDefault="005942DF">
      <w:pPr>
        <w:pStyle w:val="NRELBodyText"/>
        <w:pPrChange w:id="733" w:author="mmeshek" w:date="2017-09-26T08:23:00Z">
          <w:pPr>
            <w:pStyle w:val="FirstParagraph"/>
          </w:pPr>
        </w:pPrChange>
      </w:pPr>
      <w:r>
        <w:t>Request record data for a model.</w:t>
      </w:r>
    </w:p>
    <w:p w14:paraId="35901FA3" w14:textId="77777777" w:rsidR="009F2112" w:rsidRDefault="005942DF">
      <w:pPr>
        <w:pStyle w:val="NRELBodyText"/>
        <w:pPrChange w:id="734" w:author="mmeshek" w:date="2017-09-26T08:30:00Z">
          <w:pPr>
            <w:pStyle w:val="BodyText"/>
          </w:pPr>
        </w:pPrChange>
      </w:pPr>
      <w:r>
        <w:t>There are three alternatives to requesting record data</w:t>
      </w:r>
      <w:del w:id="735" w:author="mmeshek" w:date="2017-10-19T14:20:00Z">
        <w:r w:rsidDel="00A73E6C">
          <w:delText>.</w:delText>
        </w:r>
      </w:del>
      <w:ins w:id="736" w:author="mmeshek" w:date="2017-10-19T14:20:00Z">
        <w:r w:rsidR="00A73E6C">
          <w:t>:</w:t>
        </w:r>
      </w:ins>
    </w:p>
    <w:p w14:paraId="751A6D81" w14:textId="77777777" w:rsidR="009F2112" w:rsidRDefault="005942DF">
      <w:pPr>
        <w:pStyle w:val="NRELList01"/>
        <w:numPr>
          <w:ilvl w:val="0"/>
          <w:numId w:val="53"/>
        </w:numPr>
        <w:pPrChange w:id="737" w:author="mmeshek" w:date="2017-09-26T08:26:00Z">
          <w:pPr>
            <w:pStyle w:val="Compact"/>
            <w:numPr>
              <w:numId w:val="14"/>
            </w:numPr>
            <w:tabs>
              <w:tab w:val="num" w:pos="0"/>
            </w:tabs>
            <w:ind w:left="480" w:hanging="480"/>
          </w:pPr>
        </w:pPrChange>
      </w:pPr>
      <w:r>
        <w:t>Request all records.</w:t>
      </w:r>
    </w:p>
    <w:p w14:paraId="11E7DE09" w14:textId="77777777" w:rsidR="009F2112" w:rsidRDefault="005942DF">
      <w:pPr>
        <w:pStyle w:val="NRELList01"/>
        <w:pPrChange w:id="738" w:author="mmeshek" w:date="2017-09-26T08:26:00Z">
          <w:pPr>
            <w:pStyle w:val="Compact"/>
            <w:numPr>
              <w:numId w:val="14"/>
            </w:numPr>
            <w:tabs>
              <w:tab w:val="num" w:pos="0"/>
            </w:tabs>
            <w:ind w:left="480" w:hanging="480"/>
          </w:pPr>
        </w:pPrChange>
      </w:pPr>
      <w:r>
        <w:t xml:space="preserve">Request records in </w:t>
      </w:r>
      <w:r w:rsidR="00786AF4">
        <w:fldChar w:fldCharType="begin"/>
      </w:r>
      <w:r w:rsidR="00786AF4">
        <w:instrText xml:space="preserve"> HYPERLINK \l "AesdRecords.BookmarkMeta" \h </w:instrText>
      </w:r>
      <w:r w:rsidR="00786AF4">
        <w:fldChar w:fldCharType="separate"/>
      </w:r>
      <w:r>
        <w:rPr>
          <w:rStyle w:val="Hyperlink"/>
        </w:rPr>
        <w:t>a bookmark</w:t>
      </w:r>
      <w:r w:rsidR="00786AF4">
        <w:rPr>
          <w:rStyle w:val="Hyperlink"/>
        </w:rPr>
        <w:fldChar w:fldCharType="end"/>
      </w:r>
      <w:r>
        <w:t>.</w:t>
      </w:r>
    </w:p>
    <w:p w14:paraId="073DAF9A" w14:textId="77777777" w:rsidR="009F2112" w:rsidRDefault="00786AF4">
      <w:pPr>
        <w:pStyle w:val="NRELList01"/>
        <w:pPrChange w:id="739" w:author="mmeshek" w:date="2017-09-26T08:26:00Z">
          <w:pPr>
            <w:pStyle w:val="Compact"/>
            <w:numPr>
              <w:numId w:val="14"/>
            </w:numPr>
            <w:tabs>
              <w:tab w:val="num" w:pos="0"/>
            </w:tabs>
            <w:ind w:left="480" w:hanging="480"/>
          </w:pPr>
        </w:pPrChange>
      </w:pPr>
      <w:r>
        <w:fldChar w:fldCharType="begin"/>
      </w:r>
      <w:r>
        <w:instrText xml:space="preserve"> HYPERLINK \l "AesdRecords.FilterExpression" \h </w:instrText>
      </w:r>
      <w:r>
        <w:fldChar w:fldCharType="separate"/>
      </w:r>
      <w:r w:rsidR="005942DF">
        <w:rPr>
          <w:rStyle w:val="Hyperlink"/>
        </w:rPr>
        <w:t>Filter</w:t>
      </w:r>
      <w:r>
        <w:rPr>
          <w:rStyle w:val="Hyperlink"/>
        </w:rPr>
        <w:fldChar w:fldCharType="end"/>
      </w:r>
      <w:r w:rsidR="005942DF">
        <w:t xml:space="preserve"> records according to a criterion.</w:t>
      </w:r>
    </w:p>
    <w:p w14:paraId="6486607D" w14:textId="77777777" w:rsidR="009F2112" w:rsidRDefault="005942DF">
      <w:pPr>
        <w:pStyle w:val="NRELBodyText"/>
        <w:pPrChange w:id="740" w:author="mmeshek" w:date="2017-09-26T08:23:00Z">
          <w:pPr>
            <w:pStyle w:val="FirstParagraph"/>
          </w:pPr>
        </w:pPrChange>
      </w:pPr>
      <w:r>
        <w:t xml:space="preserve">The response to this request is </w:t>
      </w:r>
      <w:r w:rsidR="00786AF4">
        <w:fldChar w:fldCharType="begin"/>
      </w:r>
      <w:r w:rsidR="00786AF4">
        <w:instrText xml:space="preserve"> HYPERLINK \l "AesdRecords.RecordData" \h </w:instrText>
      </w:r>
      <w:r w:rsidR="00786AF4">
        <w:fldChar w:fldCharType="separate"/>
      </w:r>
      <w:r>
        <w:rPr>
          <w:rStyle w:val="Hyperlink"/>
        </w:rPr>
        <w:t>RecordData</w:t>
      </w:r>
      <w:r w:rsidR="00786AF4">
        <w:rPr>
          <w:rStyle w:val="Hyperlink"/>
        </w:rPr>
        <w:fldChar w:fldCharType="end"/>
      </w:r>
      <w:r>
        <w:t>.</w:t>
      </w:r>
    </w:p>
    <w:p w14:paraId="1230886F" w14:textId="77777777" w:rsidR="009F2112" w:rsidRDefault="005942DF">
      <w:pPr>
        <w:pStyle w:val="NRELBodyText"/>
        <w:pPrChange w:id="741" w:author="mmeshek" w:date="2017-09-26T08:30:00Z">
          <w:pPr>
            <w:pStyle w:val="BodyText"/>
          </w:pPr>
        </w:pPrChange>
      </w:pPr>
      <w:r>
        <w:t>No more than on</w:t>
      </w:r>
      <w:ins w:id="742" w:author="mmeshek" w:date="2017-09-26T08:27:00Z">
        <w:r w:rsidR="0041277C">
          <w:t>e</w:t>
        </w:r>
      </w:ins>
      <w:r>
        <w:t xml:space="preserve"> of </w:t>
      </w:r>
      <w:r>
        <w:rPr>
          <w:rStyle w:val="VerbatimChar"/>
          <w:i/>
        </w:rPr>
        <w:t>bookmark_id</w:t>
      </w:r>
      <w:r>
        <w:t xml:space="preserve"> or </w:t>
      </w:r>
      <w:r>
        <w:rPr>
          <w:rStyle w:val="VerbatimChar"/>
          <w:i/>
        </w:rPr>
        <w:t>expression</w:t>
      </w:r>
      <w:r>
        <w:t xml:space="preserve"> may be present in the message.</w:t>
      </w:r>
    </w:p>
    <w:tbl>
      <w:tblPr>
        <w:tblW w:w="0" w:type="pct"/>
        <w:tblLook w:val="07E0" w:firstRow="1" w:lastRow="1" w:firstColumn="1" w:lastColumn="1" w:noHBand="1" w:noVBand="1"/>
      </w:tblPr>
      <w:tblGrid>
        <w:gridCol w:w="1559"/>
        <w:gridCol w:w="1913"/>
        <w:gridCol w:w="1132"/>
        <w:gridCol w:w="4972"/>
      </w:tblGrid>
      <w:tr w:rsidR="009F2112" w14:paraId="105CD333" w14:textId="77777777">
        <w:tc>
          <w:tcPr>
            <w:tcW w:w="0" w:type="auto"/>
            <w:tcBorders>
              <w:bottom w:val="single" w:sz="0" w:space="0" w:color="auto"/>
            </w:tcBorders>
            <w:vAlign w:val="bottom"/>
          </w:tcPr>
          <w:p w14:paraId="6AEEC8D0" w14:textId="77777777" w:rsidR="009F2112" w:rsidRDefault="005942DF">
            <w:pPr>
              <w:pStyle w:val="Compact"/>
            </w:pPr>
            <w:r>
              <w:t>Field</w:t>
            </w:r>
          </w:p>
        </w:tc>
        <w:tc>
          <w:tcPr>
            <w:tcW w:w="0" w:type="auto"/>
            <w:tcBorders>
              <w:bottom w:val="single" w:sz="0" w:space="0" w:color="auto"/>
            </w:tcBorders>
            <w:vAlign w:val="bottom"/>
          </w:tcPr>
          <w:p w14:paraId="659AC022" w14:textId="77777777" w:rsidR="009F2112" w:rsidRDefault="005942DF">
            <w:pPr>
              <w:pStyle w:val="Compact"/>
            </w:pPr>
            <w:r>
              <w:t>Type</w:t>
            </w:r>
          </w:p>
        </w:tc>
        <w:tc>
          <w:tcPr>
            <w:tcW w:w="0" w:type="auto"/>
            <w:tcBorders>
              <w:bottom w:val="single" w:sz="0" w:space="0" w:color="auto"/>
            </w:tcBorders>
            <w:vAlign w:val="bottom"/>
          </w:tcPr>
          <w:p w14:paraId="7CC9B9D4" w14:textId="77777777" w:rsidR="009F2112" w:rsidRDefault="005942DF">
            <w:pPr>
              <w:pStyle w:val="Compact"/>
            </w:pPr>
            <w:r>
              <w:t>Label</w:t>
            </w:r>
          </w:p>
        </w:tc>
        <w:tc>
          <w:tcPr>
            <w:tcW w:w="0" w:type="auto"/>
            <w:tcBorders>
              <w:bottom w:val="single" w:sz="0" w:space="0" w:color="auto"/>
            </w:tcBorders>
            <w:vAlign w:val="bottom"/>
          </w:tcPr>
          <w:p w14:paraId="61EB0648" w14:textId="77777777" w:rsidR="009F2112" w:rsidRDefault="005942DF">
            <w:pPr>
              <w:pStyle w:val="Compact"/>
            </w:pPr>
            <w:r>
              <w:t>Description</w:t>
            </w:r>
          </w:p>
        </w:tc>
      </w:tr>
      <w:tr w:rsidR="009F2112" w14:paraId="2E37D095" w14:textId="77777777">
        <w:tc>
          <w:tcPr>
            <w:tcW w:w="0" w:type="auto"/>
          </w:tcPr>
          <w:p w14:paraId="541EF33D" w14:textId="77777777" w:rsidR="009F2112" w:rsidRDefault="005942DF">
            <w:pPr>
              <w:pStyle w:val="Compact"/>
            </w:pPr>
            <w:r>
              <w:t>model_id</w:t>
            </w:r>
          </w:p>
        </w:tc>
        <w:tc>
          <w:tcPr>
            <w:tcW w:w="0" w:type="auto"/>
          </w:tcPr>
          <w:p w14:paraId="42664F57" w14:textId="77777777" w:rsidR="009F2112" w:rsidRDefault="00C715C0">
            <w:pPr>
              <w:pStyle w:val="Compact"/>
            </w:pPr>
            <w:hyperlink w:anchor="string">
              <w:r w:rsidR="005942DF">
                <w:rPr>
                  <w:rStyle w:val="Hyperlink"/>
                </w:rPr>
                <w:t>string</w:t>
              </w:r>
            </w:hyperlink>
          </w:p>
        </w:tc>
        <w:tc>
          <w:tcPr>
            <w:tcW w:w="0" w:type="auto"/>
          </w:tcPr>
          <w:p w14:paraId="69FE90D3" w14:textId="77777777" w:rsidR="009F2112" w:rsidRDefault="005942DF">
            <w:pPr>
              <w:pStyle w:val="Compact"/>
            </w:pPr>
            <w:r>
              <w:t>optional</w:t>
            </w:r>
          </w:p>
        </w:tc>
        <w:tc>
          <w:tcPr>
            <w:tcW w:w="0" w:type="auto"/>
          </w:tcPr>
          <w:p w14:paraId="6606CEC9" w14:textId="77777777" w:rsidR="009F2112" w:rsidRDefault="005942DF" w:rsidP="001455CC">
            <w:pPr>
              <w:pStyle w:val="Compact"/>
            </w:pPr>
            <w:r>
              <w:t xml:space="preserve">[semantically required] </w:t>
            </w:r>
            <w:del w:id="743" w:author="mmeshek" w:date="2017-10-18T16:31:00Z">
              <w:r w:rsidDel="001455CC">
                <w:delText>T</w:delText>
              </w:r>
            </w:del>
            <w:ins w:id="744" w:author="mmeshek" w:date="2017-10-18T16:31:00Z">
              <w:r w:rsidR="001455CC">
                <w:t>t</w:t>
              </w:r>
            </w:ins>
            <w:r>
              <w:t>he identifier for the model</w:t>
            </w:r>
            <w:del w:id="745" w:author="mmeshek" w:date="2017-10-18T16:31:00Z">
              <w:r w:rsidDel="001455CC">
                <w:delText>.</w:delText>
              </w:r>
            </w:del>
          </w:p>
        </w:tc>
      </w:tr>
      <w:tr w:rsidR="009F2112" w14:paraId="19A809AD" w14:textId="77777777">
        <w:tc>
          <w:tcPr>
            <w:tcW w:w="0" w:type="auto"/>
          </w:tcPr>
          <w:p w14:paraId="2E49BC9F" w14:textId="77777777" w:rsidR="009F2112" w:rsidRDefault="005942DF">
            <w:pPr>
              <w:pStyle w:val="Compact"/>
            </w:pPr>
            <w:r>
              <w:t>max_records</w:t>
            </w:r>
          </w:p>
        </w:tc>
        <w:tc>
          <w:tcPr>
            <w:tcW w:w="0" w:type="auto"/>
          </w:tcPr>
          <w:p w14:paraId="5DD5E718" w14:textId="77777777" w:rsidR="009F2112" w:rsidRDefault="00C715C0">
            <w:pPr>
              <w:pStyle w:val="Compact"/>
            </w:pPr>
            <w:hyperlink w:anchor="uint64">
              <w:r w:rsidR="005942DF">
                <w:rPr>
                  <w:rStyle w:val="Hyperlink"/>
                </w:rPr>
                <w:t>uint64</w:t>
              </w:r>
            </w:hyperlink>
          </w:p>
        </w:tc>
        <w:tc>
          <w:tcPr>
            <w:tcW w:w="0" w:type="auto"/>
          </w:tcPr>
          <w:p w14:paraId="720F5A8F" w14:textId="77777777" w:rsidR="009F2112" w:rsidRDefault="005942DF">
            <w:pPr>
              <w:pStyle w:val="Compact"/>
            </w:pPr>
            <w:r>
              <w:t>optional</w:t>
            </w:r>
          </w:p>
        </w:tc>
        <w:tc>
          <w:tcPr>
            <w:tcW w:w="0" w:type="auto"/>
          </w:tcPr>
          <w:p w14:paraId="52120DCB" w14:textId="77777777" w:rsidR="009F2112" w:rsidRDefault="005942DF">
            <w:pPr>
              <w:pStyle w:val="Compact"/>
            </w:pPr>
            <w:r>
              <w:t>[semantically optional] If specified, this is the maximum number of records to return. Otherwise</w:t>
            </w:r>
            <w:ins w:id="746" w:author="mmeshek" w:date="2017-10-18T16:31:00Z">
              <w:r w:rsidR="001455CC">
                <w:t>,</w:t>
              </w:r>
            </w:ins>
            <w:r>
              <w:t xml:space="preserve"> all records are returned, although they may be returned as multiple responses, each with a chunk of records.</w:t>
            </w:r>
          </w:p>
        </w:tc>
      </w:tr>
      <w:tr w:rsidR="009F2112" w14:paraId="77EB7C06" w14:textId="77777777">
        <w:tc>
          <w:tcPr>
            <w:tcW w:w="0" w:type="auto"/>
          </w:tcPr>
          <w:p w14:paraId="5E87FF06" w14:textId="77777777" w:rsidR="009F2112" w:rsidRDefault="005942DF">
            <w:pPr>
              <w:pStyle w:val="Compact"/>
            </w:pPr>
            <w:r>
              <w:t>var_ids</w:t>
            </w:r>
          </w:p>
        </w:tc>
        <w:tc>
          <w:tcPr>
            <w:tcW w:w="0" w:type="auto"/>
          </w:tcPr>
          <w:p w14:paraId="224F6678" w14:textId="77777777" w:rsidR="009F2112" w:rsidRDefault="00C715C0">
            <w:pPr>
              <w:pStyle w:val="Compact"/>
            </w:pPr>
            <w:hyperlink w:anchor="int32">
              <w:r w:rsidR="005942DF">
                <w:rPr>
                  <w:rStyle w:val="Hyperlink"/>
                </w:rPr>
                <w:t>int32</w:t>
              </w:r>
            </w:hyperlink>
          </w:p>
        </w:tc>
        <w:tc>
          <w:tcPr>
            <w:tcW w:w="0" w:type="auto"/>
          </w:tcPr>
          <w:p w14:paraId="5B1AC28A" w14:textId="77777777" w:rsidR="009F2112" w:rsidRDefault="005942DF">
            <w:pPr>
              <w:pStyle w:val="Compact"/>
            </w:pPr>
            <w:r>
              <w:t>repeated</w:t>
            </w:r>
          </w:p>
        </w:tc>
        <w:tc>
          <w:tcPr>
            <w:tcW w:w="0" w:type="auto"/>
          </w:tcPr>
          <w:p w14:paraId="2CA603C6" w14:textId="77777777" w:rsidR="009F2112" w:rsidRDefault="005942DF" w:rsidP="001455CC">
            <w:pPr>
              <w:pStyle w:val="Compact"/>
            </w:pPr>
            <w:r>
              <w:t xml:space="preserve">[semantically optional] </w:t>
            </w:r>
            <w:del w:id="747" w:author="mmeshek" w:date="2017-10-18T16:31:00Z">
              <w:r w:rsidDel="001455CC">
                <w:delText>W</w:delText>
              </w:r>
            </w:del>
            <w:ins w:id="748" w:author="mmeshek" w:date="2017-10-18T16:31:00Z">
              <w:r w:rsidR="001455CC">
                <w:t>w</w:t>
              </w:r>
            </w:ins>
            <w:r>
              <w:t>hich variables to include in the response</w:t>
            </w:r>
            <w:del w:id="749" w:author="mmeshek" w:date="2017-10-18T16:31:00Z">
              <w:r w:rsidDel="001455CC">
                <w:delText>.</w:delText>
              </w:r>
            </w:del>
            <w:ins w:id="750" w:author="mmeshek" w:date="2017-10-18T16:31:00Z">
              <w:r w:rsidR="001455CC">
                <w:t>;</w:t>
              </w:r>
            </w:ins>
            <w:r>
              <w:t xml:space="preserve"> </w:t>
            </w:r>
            <w:del w:id="751" w:author="mmeshek" w:date="2017-10-18T16:31:00Z">
              <w:r w:rsidDel="001455CC">
                <w:delText>I</w:delText>
              </w:r>
            </w:del>
            <w:ins w:id="752" w:author="mmeshek" w:date="2017-10-18T16:31:00Z">
              <w:r w:rsidR="001455CC">
                <w:t>i</w:t>
              </w:r>
            </w:ins>
            <w:r>
              <w:t>f this is not specified, all variables will be included.</w:t>
            </w:r>
          </w:p>
        </w:tc>
      </w:tr>
      <w:tr w:rsidR="009F2112" w14:paraId="693EF479" w14:textId="77777777">
        <w:tc>
          <w:tcPr>
            <w:tcW w:w="0" w:type="auto"/>
          </w:tcPr>
          <w:p w14:paraId="2001DBC2" w14:textId="77777777" w:rsidR="009F2112" w:rsidRDefault="005942DF">
            <w:pPr>
              <w:pStyle w:val="Compact"/>
            </w:pPr>
            <w:r>
              <w:t>bookmark_id</w:t>
            </w:r>
          </w:p>
        </w:tc>
        <w:tc>
          <w:tcPr>
            <w:tcW w:w="0" w:type="auto"/>
          </w:tcPr>
          <w:p w14:paraId="02585269" w14:textId="77777777" w:rsidR="009F2112" w:rsidRDefault="00C715C0">
            <w:pPr>
              <w:pStyle w:val="Compact"/>
            </w:pPr>
            <w:hyperlink w:anchor="string">
              <w:r w:rsidR="005942DF">
                <w:rPr>
                  <w:rStyle w:val="Hyperlink"/>
                </w:rPr>
                <w:t>string</w:t>
              </w:r>
            </w:hyperlink>
          </w:p>
        </w:tc>
        <w:tc>
          <w:tcPr>
            <w:tcW w:w="0" w:type="auto"/>
          </w:tcPr>
          <w:p w14:paraId="115E2AB6" w14:textId="77777777" w:rsidR="009F2112" w:rsidRDefault="005942DF">
            <w:pPr>
              <w:pStyle w:val="Compact"/>
            </w:pPr>
            <w:r>
              <w:t>optional</w:t>
            </w:r>
          </w:p>
        </w:tc>
        <w:tc>
          <w:tcPr>
            <w:tcW w:w="0" w:type="auto"/>
          </w:tcPr>
          <w:p w14:paraId="6499542B" w14:textId="77777777" w:rsidR="009F2112" w:rsidRDefault="005942DF">
            <w:pPr>
              <w:pStyle w:val="Compact"/>
            </w:pPr>
            <w:r>
              <w:t>[semantically optional] Only respond with records in a specified bookmark.</w:t>
            </w:r>
          </w:p>
        </w:tc>
      </w:tr>
      <w:tr w:rsidR="009F2112" w14:paraId="1A65C908" w14:textId="77777777">
        <w:tc>
          <w:tcPr>
            <w:tcW w:w="0" w:type="auto"/>
          </w:tcPr>
          <w:p w14:paraId="2F35B3A7" w14:textId="77777777" w:rsidR="009F2112" w:rsidRDefault="005942DF">
            <w:pPr>
              <w:pStyle w:val="Compact"/>
            </w:pPr>
            <w:r>
              <w:t>expression</w:t>
            </w:r>
          </w:p>
        </w:tc>
        <w:tc>
          <w:tcPr>
            <w:tcW w:w="0" w:type="auto"/>
          </w:tcPr>
          <w:p w14:paraId="3A39E483" w14:textId="77777777" w:rsidR="009F2112" w:rsidRDefault="00C715C0">
            <w:pPr>
              <w:pStyle w:val="Compact"/>
            </w:pPr>
            <w:hyperlink w:anchor="AesdRecords.FilterExpression">
              <w:r w:rsidR="005942DF">
                <w:rPr>
                  <w:rStyle w:val="Hyperlink"/>
                </w:rPr>
                <w:t>FilterExpression</w:t>
              </w:r>
            </w:hyperlink>
          </w:p>
        </w:tc>
        <w:tc>
          <w:tcPr>
            <w:tcW w:w="0" w:type="auto"/>
          </w:tcPr>
          <w:p w14:paraId="5A003D12" w14:textId="77777777" w:rsidR="009F2112" w:rsidRDefault="005942DF">
            <w:pPr>
              <w:pStyle w:val="Compact"/>
            </w:pPr>
            <w:r>
              <w:t>optional</w:t>
            </w:r>
          </w:p>
        </w:tc>
        <w:tc>
          <w:tcPr>
            <w:tcW w:w="0" w:type="auto"/>
          </w:tcPr>
          <w:p w14:paraId="5633C051" w14:textId="77777777" w:rsidR="009F2112" w:rsidRDefault="005942DF">
            <w:pPr>
              <w:pStyle w:val="Compact"/>
            </w:pPr>
            <w:r>
              <w:t>[semantically optional] Only respond with records matching a specified criterion.</w:t>
            </w:r>
          </w:p>
        </w:tc>
      </w:tr>
    </w:tbl>
    <w:p w14:paraId="4DDDF712" w14:textId="77777777" w:rsidR="009F2112" w:rsidRDefault="005942DF">
      <w:pPr>
        <w:pStyle w:val="NRELHead03"/>
        <w:pPrChange w:id="753" w:author="mmeshek" w:date="2017-09-26T08:22:00Z">
          <w:pPr>
            <w:pStyle w:val="Heading3"/>
          </w:pPr>
        </w:pPrChange>
      </w:pPr>
      <w:bookmarkStart w:id="754" w:name="AesdRecords.RequestSaveBookmark"/>
      <w:bookmarkEnd w:id="754"/>
      <w:r>
        <w:t>RequestSaveBookmark</w:t>
      </w:r>
    </w:p>
    <w:p w14:paraId="575C4C19" w14:textId="77777777" w:rsidR="009F2112" w:rsidRDefault="005942DF">
      <w:pPr>
        <w:pStyle w:val="NRELBodyText"/>
        <w:pPrChange w:id="755" w:author="mmeshek" w:date="2017-09-26T08:23:00Z">
          <w:pPr>
            <w:pStyle w:val="FirstParagraph"/>
          </w:pPr>
        </w:pPrChange>
      </w:pPr>
      <w:r>
        <w:t>A request to create or update a bookmark.</w:t>
      </w:r>
    </w:p>
    <w:p w14:paraId="0AE03DC4" w14:textId="77777777" w:rsidR="009F2112" w:rsidRDefault="005942DF">
      <w:pPr>
        <w:pStyle w:val="NRELBodyText"/>
        <w:pPrChange w:id="756" w:author="mmeshek" w:date="2017-09-26T08:30:00Z">
          <w:pPr>
            <w:pStyle w:val="BodyText"/>
          </w:pPr>
        </w:pPrChange>
      </w:pPr>
      <w:r>
        <w:t xml:space="preserve">The response to this request is </w:t>
      </w:r>
      <w:r w:rsidR="00786AF4">
        <w:fldChar w:fldCharType="begin"/>
      </w:r>
      <w:r w:rsidR="00786AF4">
        <w:instrText xml:space="preserve"> HYPERLINK \l "AesdRecords.BookmarkMetaList" \h </w:instrText>
      </w:r>
      <w:r w:rsidR="00786AF4">
        <w:fldChar w:fldCharType="separate"/>
      </w:r>
      <w:r>
        <w:rPr>
          <w:rStyle w:val="Hyperlink"/>
        </w:rPr>
        <w:t>BookmarkMetaList</w:t>
      </w:r>
      <w:r w:rsidR="00786AF4">
        <w:rPr>
          <w:rStyle w:val="Hyperlink"/>
        </w:rPr>
        <w:fldChar w:fldCharType="end"/>
      </w:r>
      <w:r>
        <w:t>.</w:t>
      </w:r>
    </w:p>
    <w:tbl>
      <w:tblPr>
        <w:tblW w:w="0" w:type="pct"/>
        <w:tblLook w:val="07E0" w:firstRow="1" w:lastRow="1" w:firstColumn="1" w:lastColumn="1" w:noHBand="1" w:noVBand="1"/>
      </w:tblPr>
      <w:tblGrid>
        <w:gridCol w:w="1796"/>
        <w:gridCol w:w="1797"/>
        <w:gridCol w:w="1069"/>
        <w:gridCol w:w="4914"/>
      </w:tblGrid>
      <w:tr w:rsidR="009F2112" w14:paraId="59551A73" w14:textId="77777777">
        <w:tc>
          <w:tcPr>
            <w:tcW w:w="0" w:type="auto"/>
            <w:tcBorders>
              <w:bottom w:val="single" w:sz="0" w:space="0" w:color="auto"/>
            </w:tcBorders>
            <w:vAlign w:val="bottom"/>
          </w:tcPr>
          <w:p w14:paraId="57AE4425" w14:textId="77777777" w:rsidR="009F2112" w:rsidRDefault="005942DF">
            <w:pPr>
              <w:pStyle w:val="Compact"/>
            </w:pPr>
            <w:r>
              <w:t>Field</w:t>
            </w:r>
          </w:p>
        </w:tc>
        <w:tc>
          <w:tcPr>
            <w:tcW w:w="0" w:type="auto"/>
            <w:tcBorders>
              <w:bottom w:val="single" w:sz="0" w:space="0" w:color="auto"/>
            </w:tcBorders>
            <w:vAlign w:val="bottom"/>
          </w:tcPr>
          <w:p w14:paraId="53792545" w14:textId="77777777" w:rsidR="009F2112" w:rsidRDefault="005942DF">
            <w:pPr>
              <w:pStyle w:val="Compact"/>
            </w:pPr>
            <w:r>
              <w:t>Type</w:t>
            </w:r>
          </w:p>
        </w:tc>
        <w:tc>
          <w:tcPr>
            <w:tcW w:w="0" w:type="auto"/>
            <w:tcBorders>
              <w:bottom w:val="single" w:sz="0" w:space="0" w:color="auto"/>
            </w:tcBorders>
            <w:vAlign w:val="bottom"/>
          </w:tcPr>
          <w:p w14:paraId="69979C22" w14:textId="77777777" w:rsidR="009F2112" w:rsidRDefault="005942DF">
            <w:pPr>
              <w:pStyle w:val="Compact"/>
            </w:pPr>
            <w:r>
              <w:t>Label</w:t>
            </w:r>
          </w:p>
        </w:tc>
        <w:tc>
          <w:tcPr>
            <w:tcW w:w="0" w:type="auto"/>
            <w:tcBorders>
              <w:bottom w:val="single" w:sz="0" w:space="0" w:color="auto"/>
            </w:tcBorders>
            <w:vAlign w:val="bottom"/>
          </w:tcPr>
          <w:p w14:paraId="784DBCE8" w14:textId="77777777" w:rsidR="009F2112" w:rsidRDefault="005942DF">
            <w:pPr>
              <w:pStyle w:val="Compact"/>
            </w:pPr>
            <w:r>
              <w:t>Description</w:t>
            </w:r>
          </w:p>
        </w:tc>
      </w:tr>
      <w:tr w:rsidR="009F2112" w14:paraId="56A00A5B" w14:textId="77777777">
        <w:tc>
          <w:tcPr>
            <w:tcW w:w="0" w:type="auto"/>
          </w:tcPr>
          <w:p w14:paraId="30E48585" w14:textId="77777777" w:rsidR="009F2112" w:rsidRDefault="005942DF">
            <w:pPr>
              <w:pStyle w:val="Compact"/>
            </w:pPr>
            <w:r>
              <w:t>model_id</w:t>
            </w:r>
          </w:p>
        </w:tc>
        <w:tc>
          <w:tcPr>
            <w:tcW w:w="0" w:type="auto"/>
          </w:tcPr>
          <w:p w14:paraId="49E30DB1" w14:textId="77777777" w:rsidR="009F2112" w:rsidRDefault="00C715C0">
            <w:pPr>
              <w:pStyle w:val="Compact"/>
            </w:pPr>
            <w:hyperlink w:anchor="string">
              <w:r w:rsidR="005942DF">
                <w:rPr>
                  <w:rStyle w:val="Hyperlink"/>
                </w:rPr>
                <w:t>string</w:t>
              </w:r>
            </w:hyperlink>
          </w:p>
        </w:tc>
        <w:tc>
          <w:tcPr>
            <w:tcW w:w="0" w:type="auto"/>
          </w:tcPr>
          <w:p w14:paraId="269118FE" w14:textId="77777777" w:rsidR="009F2112" w:rsidRDefault="005942DF">
            <w:pPr>
              <w:pStyle w:val="Compact"/>
            </w:pPr>
            <w:r>
              <w:t>optional</w:t>
            </w:r>
          </w:p>
        </w:tc>
        <w:tc>
          <w:tcPr>
            <w:tcW w:w="0" w:type="auto"/>
          </w:tcPr>
          <w:p w14:paraId="27788C03" w14:textId="77777777" w:rsidR="009F2112" w:rsidRDefault="005942DF" w:rsidP="001455CC">
            <w:pPr>
              <w:pStyle w:val="Compact"/>
            </w:pPr>
            <w:r>
              <w:t xml:space="preserve">[semantically required] </w:t>
            </w:r>
            <w:ins w:id="757" w:author="mmeshek" w:date="2017-10-18T16:31:00Z">
              <w:r w:rsidR="001455CC">
                <w:t>w</w:t>
              </w:r>
            </w:ins>
            <w:del w:id="758" w:author="mmeshek" w:date="2017-10-18T16:31:00Z">
              <w:r w:rsidDel="001455CC">
                <w:delText>W</w:delText>
              </w:r>
            </w:del>
            <w:r>
              <w:t>hich model for which to save the bookmark</w:t>
            </w:r>
            <w:del w:id="759" w:author="mmeshek" w:date="2017-09-26T09:22:00Z">
              <w:r w:rsidDel="00156B7A">
                <w:delText>.</w:delText>
              </w:r>
            </w:del>
          </w:p>
        </w:tc>
      </w:tr>
      <w:tr w:rsidR="009F2112" w14:paraId="0A79FF84" w14:textId="77777777">
        <w:tc>
          <w:tcPr>
            <w:tcW w:w="0" w:type="auto"/>
          </w:tcPr>
          <w:p w14:paraId="54BA38E6" w14:textId="77777777" w:rsidR="009F2112" w:rsidRDefault="005942DF">
            <w:pPr>
              <w:pStyle w:val="Compact"/>
            </w:pPr>
            <w:r>
              <w:t>new_bookmark</w:t>
            </w:r>
          </w:p>
        </w:tc>
        <w:tc>
          <w:tcPr>
            <w:tcW w:w="0" w:type="auto"/>
          </w:tcPr>
          <w:p w14:paraId="0725A25B" w14:textId="77777777" w:rsidR="009F2112" w:rsidRDefault="00C715C0">
            <w:pPr>
              <w:pStyle w:val="Compact"/>
            </w:pPr>
            <w:hyperlink w:anchor="AesdRecords.BookmarkMeta">
              <w:r w:rsidR="005942DF">
                <w:rPr>
                  <w:rStyle w:val="Hyperlink"/>
                </w:rPr>
                <w:t>BookmarkMeta</w:t>
              </w:r>
            </w:hyperlink>
          </w:p>
        </w:tc>
        <w:tc>
          <w:tcPr>
            <w:tcW w:w="0" w:type="auto"/>
          </w:tcPr>
          <w:p w14:paraId="49D22585" w14:textId="77777777" w:rsidR="009F2112" w:rsidRDefault="005942DF">
            <w:pPr>
              <w:pStyle w:val="Compact"/>
            </w:pPr>
            <w:r>
              <w:t>optional</w:t>
            </w:r>
          </w:p>
        </w:tc>
        <w:tc>
          <w:tcPr>
            <w:tcW w:w="0" w:type="auto"/>
          </w:tcPr>
          <w:p w14:paraId="1DF63C74" w14:textId="77777777" w:rsidR="009F2112" w:rsidRDefault="005942DF">
            <w:pPr>
              <w:pStyle w:val="Compact"/>
            </w:pPr>
            <w:r>
              <w:t xml:space="preserve">[semantically optional] If empty, create a new bookmark. (In which case, leave the </w:t>
            </w:r>
            <w:r>
              <w:rPr>
                <w:rStyle w:val="VerbatimChar"/>
              </w:rPr>
              <w:t>bookmark_id</w:t>
            </w:r>
            <w:r>
              <w:t xml:space="preserve"> empty, so that the server will create a unique identifier for the new bookmark.) Otherwise, update an existing bookmark.</w:t>
            </w:r>
          </w:p>
        </w:tc>
      </w:tr>
    </w:tbl>
    <w:p w14:paraId="054C2879" w14:textId="77777777" w:rsidR="009F2112" w:rsidRDefault="005942DF">
      <w:pPr>
        <w:pStyle w:val="NRELHead03"/>
        <w:pPrChange w:id="760" w:author="mmeshek" w:date="2017-09-26T08:22:00Z">
          <w:pPr>
            <w:pStyle w:val="Heading3"/>
          </w:pPr>
        </w:pPrChange>
      </w:pPr>
      <w:bookmarkStart w:id="761" w:name="AesdRecords.RequestWork"/>
      <w:bookmarkEnd w:id="761"/>
      <w:r>
        <w:lastRenderedPageBreak/>
        <w:t>RequestWork</w:t>
      </w:r>
    </w:p>
    <w:p w14:paraId="55B9624D" w14:textId="77777777" w:rsidR="009F2112" w:rsidRDefault="005942DF">
      <w:pPr>
        <w:pStyle w:val="NRELBodyText"/>
        <w:pPrChange w:id="762" w:author="mmeshek" w:date="2017-09-26T08:27:00Z">
          <w:pPr>
            <w:pStyle w:val="FirstParagraph"/>
          </w:pPr>
        </w:pPrChange>
      </w:pPr>
      <w:r>
        <w:t>Request that the server compute new records based on input values.</w:t>
      </w:r>
    </w:p>
    <w:p w14:paraId="43FD1497" w14:textId="77777777" w:rsidR="009F2112" w:rsidRDefault="005942DF">
      <w:pPr>
        <w:pStyle w:val="NRELBodyText"/>
        <w:pPrChange w:id="763" w:author="mmeshek" w:date="2017-09-26T08:27:00Z">
          <w:pPr>
            <w:pStyle w:val="BodyText"/>
          </w:pPr>
        </w:pPrChange>
      </w:pPr>
      <w:r>
        <w:t xml:space="preserve">The response to this request is </w:t>
      </w:r>
      <w:r w:rsidR="00786AF4">
        <w:fldChar w:fldCharType="begin"/>
      </w:r>
      <w:r w:rsidR="00786AF4">
        <w:instrText xml:space="preserve"> HYPERLINK \l "AesdRecords.RecordData" \h </w:instrText>
      </w:r>
      <w:r w:rsidR="00786AF4">
        <w:fldChar w:fldCharType="separate"/>
      </w:r>
      <w:r>
        <w:rPr>
          <w:rStyle w:val="Hyperlink"/>
        </w:rPr>
        <w:t>RecordData</w:t>
      </w:r>
      <w:r w:rsidR="00786AF4">
        <w:rPr>
          <w:rStyle w:val="Hyperlink"/>
        </w:rPr>
        <w:fldChar w:fldCharType="end"/>
      </w:r>
      <w:r>
        <w:t>.</w:t>
      </w:r>
    </w:p>
    <w:tbl>
      <w:tblPr>
        <w:tblW w:w="0" w:type="pct"/>
        <w:tblLook w:val="07E0" w:firstRow="1" w:lastRow="1" w:firstColumn="1" w:lastColumn="1" w:noHBand="1" w:noVBand="1"/>
      </w:tblPr>
      <w:tblGrid>
        <w:gridCol w:w="1148"/>
        <w:gridCol w:w="1155"/>
        <w:gridCol w:w="1132"/>
        <w:gridCol w:w="6141"/>
      </w:tblGrid>
      <w:tr w:rsidR="009F2112" w14:paraId="65C72220" w14:textId="77777777">
        <w:tc>
          <w:tcPr>
            <w:tcW w:w="0" w:type="auto"/>
            <w:tcBorders>
              <w:bottom w:val="single" w:sz="0" w:space="0" w:color="auto"/>
            </w:tcBorders>
            <w:vAlign w:val="bottom"/>
          </w:tcPr>
          <w:p w14:paraId="5F0BBEEB" w14:textId="77777777" w:rsidR="009F2112" w:rsidRDefault="005942DF" w:rsidP="00A77227">
            <w:pPr>
              <w:pStyle w:val="Compact"/>
              <w:keepNext/>
            </w:pPr>
            <w:r>
              <w:t>Field</w:t>
            </w:r>
          </w:p>
        </w:tc>
        <w:tc>
          <w:tcPr>
            <w:tcW w:w="0" w:type="auto"/>
            <w:tcBorders>
              <w:bottom w:val="single" w:sz="0" w:space="0" w:color="auto"/>
            </w:tcBorders>
            <w:vAlign w:val="bottom"/>
          </w:tcPr>
          <w:p w14:paraId="60A823F2" w14:textId="77777777" w:rsidR="009F2112" w:rsidRDefault="005942DF" w:rsidP="00A77227">
            <w:pPr>
              <w:pStyle w:val="Compact"/>
              <w:keepNext/>
            </w:pPr>
            <w:r>
              <w:t>Type</w:t>
            </w:r>
          </w:p>
        </w:tc>
        <w:tc>
          <w:tcPr>
            <w:tcW w:w="0" w:type="auto"/>
            <w:tcBorders>
              <w:bottom w:val="single" w:sz="0" w:space="0" w:color="auto"/>
            </w:tcBorders>
            <w:vAlign w:val="bottom"/>
          </w:tcPr>
          <w:p w14:paraId="2D77EE4E" w14:textId="77777777" w:rsidR="009F2112" w:rsidRDefault="005942DF" w:rsidP="00A77227">
            <w:pPr>
              <w:pStyle w:val="Compact"/>
              <w:keepNext/>
            </w:pPr>
            <w:r>
              <w:t>Label</w:t>
            </w:r>
          </w:p>
        </w:tc>
        <w:tc>
          <w:tcPr>
            <w:tcW w:w="0" w:type="auto"/>
            <w:tcBorders>
              <w:bottom w:val="single" w:sz="0" w:space="0" w:color="auto"/>
            </w:tcBorders>
            <w:vAlign w:val="bottom"/>
          </w:tcPr>
          <w:p w14:paraId="6CFDF5AF" w14:textId="77777777" w:rsidR="009F2112" w:rsidRDefault="005942DF" w:rsidP="00A77227">
            <w:pPr>
              <w:pStyle w:val="Compact"/>
              <w:keepNext/>
            </w:pPr>
            <w:r>
              <w:t>Description</w:t>
            </w:r>
          </w:p>
        </w:tc>
      </w:tr>
      <w:tr w:rsidR="009F2112" w14:paraId="620F35C1" w14:textId="77777777">
        <w:tc>
          <w:tcPr>
            <w:tcW w:w="0" w:type="auto"/>
          </w:tcPr>
          <w:p w14:paraId="237500AA" w14:textId="77777777" w:rsidR="009F2112" w:rsidRDefault="005942DF">
            <w:pPr>
              <w:pStyle w:val="Compact"/>
            </w:pPr>
            <w:r>
              <w:t>model_id</w:t>
            </w:r>
          </w:p>
        </w:tc>
        <w:tc>
          <w:tcPr>
            <w:tcW w:w="0" w:type="auto"/>
          </w:tcPr>
          <w:p w14:paraId="5AA747D5" w14:textId="77777777" w:rsidR="009F2112" w:rsidRDefault="00C715C0">
            <w:pPr>
              <w:pStyle w:val="Compact"/>
            </w:pPr>
            <w:hyperlink w:anchor="string">
              <w:r w:rsidR="005942DF">
                <w:rPr>
                  <w:rStyle w:val="Hyperlink"/>
                </w:rPr>
                <w:t>string</w:t>
              </w:r>
            </w:hyperlink>
          </w:p>
        </w:tc>
        <w:tc>
          <w:tcPr>
            <w:tcW w:w="0" w:type="auto"/>
          </w:tcPr>
          <w:p w14:paraId="5E7B9A8E" w14:textId="77777777" w:rsidR="009F2112" w:rsidRDefault="005942DF">
            <w:pPr>
              <w:pStyle w:val="Compact"/>
            </w:pPr>
            <w:r>
              <w:t>optional</w:t>
            </w:r>
          </w:p>
        </w:tc>
        <w:tc>
          <w:tcPr>
            <w:tcW w:w="0" w:type="auto"/>
          </w:tcPr>
          <w:p w14:paraId="46E5342B" w14:textId="77777777" w:rsidR="009F2112" w:rsidRDefault="005942DF" w:rsidP="001455CC">
            <w:pPr>
              <w:pStyle w:val="Compact"/>
            </w:pPr>
            <w:r>
              <w:t xml:space="preserve">[semantically required] </w:t>
            </w:r>
            <w:del w:id="764" w:author="mmeshek" w:date="2017-10-18T16:32:00Z">
              <w:r w:rsidDel="001455CC">
                <w:delText>T</w:delText>
              </w:r>
            </w:del>
            <w:ins w:id="765" w:author="mmeshek" w:date="2017-10-18T16:32:00Z">
              <w:r w:rsidR="001455CC">
                <w:t>t</w:t>
              </w:r>
            </w:ins>
            <w:r>
              <w:t>he identifier for the model</w:t>
            </w:r>
            <w:del w:id="766" w:author="mmeshek" w:date="2017-10-18T16:32:00Z">
              <w:r w:rsidDel="001455CC">
                <w:delText>.</w:delText>
              </w:r>
            </w:del>
          </w:p>
        </w:tc>
      </w:tr>
      <w:tr w:rsidR="009F2112" w14:paraId="3450CB26" w14:textId="77777777">
        <w:tc>
          <w:tcPr>
            <w:tcW w:w="0" w:type="auto"/>
          </w:tcPr>
          <w:p w14:paraId="7C8E08AC" w14:textId="77777777" w:rsidR="009F2112" w:rsidRDefault="005942DF">
            <w:pPr>
              <w:pStyle w:val="Compact"/>
            </w:pPr>
            <w:r>
              <w:t>inputs</w:t>
            </w:r>
          </w:p>
        </w:tc>
        <w:tc>
          <w:tcPr>
            <w:tcW w:w="0" w:type="auto"/>
          </w:tcPr>
          <w:p w14:paraId="6FEFAD56" w14:textId="77777777" w:rsidR="009F2112" w:rsidRDefault="00C715C0">
            <w:pPr>
              <w:pStyle w:val="Compact"/>
            </w:pPr>
            <w:hyperlink w:anchor="AesdRecords.VarValue">
              <w:r w:rsidR="005942DF">
                <w:rPr>
                  <w:rStyle w:val="Hyperlink"/>
                </w:rPr>
                <w:t>VarValue</w:t>
              </w:r>
            </w:hyperlink>
          </w:p>
        </w:tc>
        <w:tc>
          <w:tcPr>
            <w:tcW w:w="0" w:type="auto"/>
          </w:tcPr>
          <w:p w14:paraId="58D9AA03" w14:textId="77777777" w:rsidR="009F2112" w:rsidRDefault="005942DF">
            <w:pPr>
              <w:pStyle w:val="Compact"/>
            </w:pPr>
            <w:r>
              <w:t>repeated</w:t>
            </w:r>
          </w:p>
        </w:tc>
        <w:tc>
          <w:tcPr>
            <w:tcW w:w="0" w:type="auto"/>
          </w:tcPr>
          <w:p w14:paraId="315C12FA" w14:textId="77777777" w:rsidR="009F2112" w:rsidRDefault="005942DF" w:rsidP="001455CC">
            <w:pPr>
              <w:pStyle w:val="Compact"/>
            </w:pPr>
            <w:r>
              <w:t xml:space="preserve">[semantically optional] </w:t>
            </w:r>
            <w:ins w:id="767" w:author="mmeshek" w:date="2017-10-18T16:32:00Z">
              <w:r w:rsidR="001455CC">
                <w:t>w</w:t>
              </w:r>
            </w:ins>
            <w:del w:id="768" w:author="mmeshek" w:date="2017-10-18T16:32:00Z">
              <w:r w:rsidDel="001455CC">
                <w:delText>W</w:delText>
              </w:r>
            </w:del>
            <w:r>
              <w:t>hich input variables to set to which values</w:t>
            </w:r>
            <w:del w:id="769" w:author="mmeshek" w:date="2017-09-26T09:22:00Z">
              <w:r w:rsidDel="00156B7A">
                <w:delText>.</w:delText>
              </w:r>
            </w:del>
          </w:p>
        </w:tc>
      </w:tr>
    </w:tbl>
    <w:p w14:paraId="1A8E51D7" w14:textId="77777777" w:rsidR="009F2112" w:rsidRDefault="005942DF">
      <w:pPr>
        <w:pStyle w:val="NRELHead03"/>
        <w:pPrChange w:id="770" w:author="mmeshek" w:date="2017-09-26T08:22:00Z">
          <w:pPr>
            <w:pStyle w:val="Heading3"/>
          </w:pPr>
        </w:pPrChange>
      </w:pPr>
      <w:bookmarkStart w:id="771" w:name="AesdRecords.Response"/>
      <w:bookmarkEnd w:id="771"/>
      <w:r>
        <w:t>Response</w:t>
      </w:r>
    </w:p>
    <w:p w14:paraId="60E66132" w14:textId="77777777" w:rsidR="009F2112" w:rsidRDefault="005942DF">
      <w:pPr>
        <w:pStyle w:val="NRELBodyText"/>
        <w:pPrChange w:id="772" w:author="mmeshek" w:date="2017-09-26T08:23:00Z">
          <w:pPr>
            <w:pStyle w:val="FirstParagraph"/>
          </w:pPr>
        </w:pPrChange>
      </w:pPr>
      <w:r>
        <w:t>A response to a request.</w:t>
      </w:r>
    </w:p>
    <w:p w14:paraId="012BAEEF" w14:textId="77777777" w:rsidR="009F2112" w:rsidRDefault="005942DF">
      <w:pPr>
        <w:pStyle w:val="NRELBodyText"/>
        <w:pPrChange w:id="773" w:author="mmeshek" w:date="2017-09-26T08:27:00Z">
          <w:pPr>
            <w:pStyle w:val="BodyText"/>
          </w:pPr>
        </w:pPrChange>
      </w:pPr>
      <w:r>
        <w:t xml:space="preserve">Note that a server may send multiple responses to a single request, expressed as a linked list of chunks. It is strongly recommended that servers chunk by </w:t>
      </w:r>
      <w:r>
        <w:rPr>
          <w:rStyle w:val="VerbatimChar"/>
        </w:rPr>
        <w:t>record_id</w:t>
      </w:r>
      <w:r>
        <w:t xml:space="preserve"> so that each record is kept intact. A chunk may be empty.</w:t>
      </w:r>
    </w:p>
    <w:tbl>
      <w:tblPr>
        <w:tblW w:w="0" w:type="pct"/>
        <w:tblLook w:val="07E0" w:firstRow="1" w:lastRow="1" w:firstColumn="1" w:lastColumn="1" w:noHBand="1" w:noVBand="1"/>
      </w:tblPr>
      <w:tblGrid>
        <w:gridCol w:w="1673"/>
        <w:gridCol w:w="2177"/>
        <w:gridCol w:w="1069"/>
        <w:gridCol w:w="4657"/>
      </w:tblGrid>
      <w:tr w:rsidR="009F2112" w14:paraId="6E599E37" w14:textId="77777777">
        <w:tc>
          <w:tcPr>
            <w:tcW w:w="0" w:type="auto"/>
            <w:tcBorders>
              <w:bottom w:val="single" w:sz="0" w:space="0" w:color="auto"/>
            </w:tcBorders>
            <w:vAlign w:val="bottom"/>
          </w:tcPr>
          <w:p w14:paraId="03E2AC4B" w14:textId="77777777" w:rsidR="009F2112" w:rsidRDefault="005942DF">
            <w:pPr>
              <w:pStyle w:val="Compact"/>
            </w:pPr>
            <w:r>
              <w:t>Field</w:t>
            </w:r>
          </w:p>
        </w:tc>
        <w:tc>
          <w:tcPr>
            <w:tcW w:w="0" w:type="auto"/>
            <w:tcBorders>
              <w:bottom w:val="single" w:sz="0" w:space="0" w:color="auto"/>
            </w:tcBorders>
            <w:vAlign w:val="bottom"/>
          </w:tcPr>
          <w:p w14:paraId="29F865D5" w14:textId="77777777" w:rsidR="009F2112" w:rsidRDefault="005942DF">
            <w:pPr>
              <w:pStyle w:val="Compact"/>
            </w:pPr>
            <w:r>
              <w:t>Type</w:t>
            </w:r>
          </w:p>
        </w:tc>
        <w:tc>
          <w:tcPr>
            <w:tcW w:w="0" w:type="auto"/>
            <w:tcBorders>
              <w:bottom w:val="single" w:sz="0" w:space="0" w:color="auto"/>
            </w:tcBorders>
            <w:vAlign w:val="bottom"/>
          </w:tcPr>
          <w:p w14:paraId="39675E46" w14:textId="77777777" w:rsidR="009F2112" w:rsidRDefault="005942DF">
            <w:pPr>
              <w:pStyle w:val="Compact"/>
            </w:pPr>
            <w:r>
              <w:t>Label</w:t>
            </w:r>
          </w:p>
        </w:tc>
        <w:tc>
          <w:tcPr>
            <w:tcW w:w="0" w:type="auto"/>
            <w:tcBorders>
              <w:bottom w:val="single" w:sz="0" w:space="0" w:color="auto"/>
            </w:tcBorders>
            <w:vAlign w:val="bottom"/>
          </w:tcPr>
          <w:p w14:paraId="4D987F54" w14:textId="77777777" w:rsidR="009F2112" w:rsidRDefault="005942DF">
            <w:pPr>
              <w:pStyle w:val="Compact"/>
            </w:pPr>
            <w:r>
              <w:t>Description</w:t>
            </w:r>
          </w:p>
        </w:tc>
      </w:tr>
      <w:tr w:rsidR="009F2112" w14:paraId="04D8D3C8" w14:textId="77777777">
        <w:tc>
          <w:tcPr>
            <w:tcW w:w="0" w:type="auto"/>
          </w:tcPr>
          <w:p w14:paraId="7F17A8FA" w14:textId="77777777" w:rsidR="009F2112" w:rsidRDefault="005942DF">
            <w:pPr>
              <w:pStyle w:val="Compact"/>
            </w:pPr>
            <w:r>
              <w:t>version</w:t>
            </w:r>
          </w:p>
        </w:tc>
        <w:tc>
          <w:tcPr>
            <w:tcW w:w="0" w:type="auto"/>
          </w:tcPr>
          <w:p w14:paraId="49BA688B" w14:textId="77777777" w:rsidR="009F2112" w:rsidRDefault="00C715C0">
            <w:pPr>
              <w:pStyle w:val="Compact"/>
            </w:pPr>
            <w:hyperlink w:anchor="uint32">
              <w:r w:rsidR="005942DF">
                <w:rPr>
                  <w:rStyle w:val="Hyperlink"/>
                </w:rPr>
                <w:t>uint32</w:t>
              </w:r>
            </w:hyperlink>
          </w:p>
        </w:tc>
        <w:tc>
          <w:tcPr>
            <w:tcW w:w="0" w:type="auto"/>
          </w:tcPr>
          <w:p w14:paraId="0F4981BA" w14:textId="77777777" w:rsidR="009F2112" w:rsidRDefault="005942DF">
            <w:pPr>
              <w:pStyle w:val="Compact"/>
            </w:pPr>
            <w:r>
              <w:t>optional</w:t>
            </w:r>
          </w:p>
        </w:tc>
        <w:tc>
          <w:tcPr>
            <w:tcW w:w="0" w:type="auto"/>
          </w:tcPr>
          <w:p w14:paraId="12027F42" w14:textId="77777777" w:rsidR="009F2112" w:rsidRDefault="005942DF" w:rsidP="001455CC">
            <w:pPr>
              <w:pStyle w:val="Compact"/>
            </w:pPr>
            <w:r>
              <w:t xml:space="preserve">[semantically required] </w:t>
            </w:r>
            <w:del w:id="774" w:author="mmeshek" w:date="2017-10-18T16:32:00Z">
              <w:r w:rsidDel="001455CC">
                <w:delText>T</w:delText>
              </w:r>
            </w:del>
            <w:ins w:id="775" w:author="mmeshek" w:date="2017-10-18T16:32:00Z">
              <w:r w:rsidR="001455CC">
                <w:t>t</w:t>
              </w:r>
            </w:ins>
            <w:r>
              <w:t>he version number for the API</w:t>
            </w:r>
            <w:del w:id="776" w:author="mmeshek" w:date="2017-10-18T16:32:00Z">
              <w:r w:rsidDel="001455CC">
                <w:delText>.</w:delText>
              </w:r>
            </w:del>
            <w:ins w:id="777" w:author="mmeshek" w:date="2017-10-18T16:32:00Z">
              <w:r w:rsidR="001455CC">
                <w:t>;</w:t>
              </w:r>
            </w:ins>
            <w:r>
              <w:t xml:space="preserve"> </w:t>
            </w:r>
            <w:del w:id="778" w:author="mmeshek" w:date="2017-10-18T16:32:00Z">
              <w:r w:rsidDel="001455CC">
                <w:rPr>
                  <w:i/>
                </w:rPr>
                <w:delText>T</w:delText>
              </w:r>
            </w:del>
            <w:ins w:id="779" w:author="mmeshek" w:date="2017-10-18T16:32:00Z">
              <w:r w:rsidR="001455CC">
                <w:rPr>
                  <w:i/>
                </w:rPr>
                <w:t>t</w:t>
              </w:r>
            </w:ins>
            <w:r>
              <w:rPr>
                <w:i/>
              </w:rPr>
              <w:t xml:space="preserve">his must be the number </w:t>
            </w:r>
            <w:r>
              <w:rPr>
                <w:b/>
                <w:i/>
              </w:rPr>
              <w:t>four</w:t>
            </w:r>
            <w:r>
              <w:rPr>
                <w:i/>
              </w:rPr>
              <w:t>.</w:t>
            </w:r>
          </w:p>
        </w:tc>
      </w:tr>
      <w:tr w:rsidR="009F2112" w14:paraId="48CA18C6" w14:textId="77777777">
        <w:tc>
          <w:tcPr>
            <w:tcW w:w="0" w:type="auto"/>
          </w:tcPr>
          <w:p w14:paraId="0D415A1B" w14:textId="77777777" w:rsidR="009F2112" w:rsidRDefault="005942DF">
            <w:pPr>
              <w:pStyle w:val="Compact"/>
            </w:pPr>
            <w:r>
              <w:t>id</w:t>
            </w:r>
          </w:p>
        </w:tc>
        <w:tc>
          <w:tcPr>
            <w:tcW w:w="0" w:type="auto"/>
          </w:tcPr>
          <w:p w14:paraId="1F2A6500" w14:textId="77777777" w:rsidR="009F2112" w:rsidRDefault="00C715C0">
            <w:pPr>
              <w:pStyle w:val="Compact"/>
            </w:pPr>
            <w:hyperlink w:anchor="AesdRecords.OptionalUInt32">
              <w:r w:rsidR="005942DF">
                <w:rPr>
                  <w:rStyle w:val="Hyperlink"/>
                </w:rPr>
                <w:t>OptionalUInt32</w:t>
              </w:r>
            </w:hyperlink>
          </w:p>
        </w:tc>
        <w:tc>
          <w:tcPr>
            <w:tcW w:w="0" w:type="auto"/>
          </w:tcPr>
          <w:p w14:paraId="38716467" w14:textId="77777777" w:rsidR="009F2112" w:rsidRDefault="005942DF">
            <w:pPr>
              <w:pStyle w:val="Compact"/>
            </w:pPr>
            <w:r>
              <w:t>optional</w:t>
            </w:r>
          </w:p>
        </w:tc>
        <w:tc>
          <w:tcPr>
            <w:tcW w:w="0" w:type="auto"/>
          </w:tcPr>
          <w:p w14:paraId="71258E1E" w14:textId="77777777" w:rsidR="009F2112" w:rsidRDefault="005942DF" w:rsidP="00B32F1C">
            <w:pPr>
              <w:pStyle w:val="Compact"/>
            </w:pPr>
            <w:r>
              <w:t xml:space="preserve">[semantically optional] </w:t>
            </w:r>
            <w:del w:id="780" w:author="mmeshek" w:date="2017-10-18T16:32:00Z">
              <w:r w:rsidDel="001455CC">
                <w:delText>A</w:delText>
              </w:r>
            </w:del>
            <w:ins w:id="781" w:author="mmeshek" w:date="2017-10-18T16:32:00Z">
              <w:r w:rsidR="001455CC">
                <w:t>a</w:t>
              </w:r>
            </w:ins>
            <w:r>
              <w:t xml:space="preserve"> response without an identifier is a notification</w:t>
            </w:r>
            <w:del w:id="782" w:author="mmeshek" w:date="2017-10-18T16:45:00Z">
              <w:r w:rsidDel="00B32F1C">
                <w:delText>.</w:delText>
              </w:r>
            </w:del>
            <w:ins w:id="783" w:author="mmeshek" w:date="2017-10-18T16:45:00Z">
              <w:r w:rsidR="00B32F1C">
                <w:t>;</w:t>
              </w:r>
            </w:ins>
            <w:r>
              <w:t xml:space="preserve"> </w:t>
            </w:r>
            <w:del w:id="784" w:author="mmeshek" w:date="2017-10-18T16:45:00Z">
              <w:r w:rsidDel="00B32F1C">
                <w:delText>O</w:delText>
              </w:r>
            </w:del>
            <w:ins w:id="785" w:author="mmeshek" w:date="2017-10-18T16:45:00Z">
              <w:r w:rsidR="00B32F1C">
                <w:t>o</w:t>
              </w:r>
            </w:ins>
            <w:r>
              <w:t>therwise, the response identifier matches the response identifier for the original request.</w:t>
            </w:r>
          </w:p>
        </w:tc>
      </w:tr>
      <w:tr w:rsidR="009F2112" w14:paraId="752F647D" w14:textId="77777777">
        <w:tc>
          <w:tcPr>
            <w:tcW w:w="0" w:type="auto"/>
          </w:tcPr>
          <w:p w14:paraId="0C2531C9" w14:textId="77777777" w:rsidR="009F2112" w:rsidRDefault="005942DF">
            <w:pPr>
              <w:pStyle w:val="Compact"/>
            </w:pPr>
            <w:r>
              <w:t>chunk_id</w:t>
            </w:r>
          </w:p>
        </w:tc>
        <w:tc>
          <w:tcPr>
            <w:tcW w:w="0" w:type="auto"/>
          </w:tcPr>
          <w:p w14:paraId="09F394EF" w14:textId="77777777" w:rsidR="009F2112" w:rsidRDefault="00C715C0">
            <w:pPr>
              <w:pStyle w:val="Compact"/>
            </w:pPr>
            <w:hyperlink w:anchor="int32">
              <w:r w:rsidR="005942DF">
                <w:rPr>
                  <w:rStyle w:val="Hyperlink"/>
                </w:rPr>
                <w:t>int32</w:t>
              </w:r>
            </w:hyperlink>
          </w:p>
        </w:tc>
        <w:tc>
          <w:tcPr>
            <w:tcW w:w="0" w:type="auto"/>
          </w:tcPr>
          <w:p w14:paraId="60A54F0B" w14:textId="77777777" w:rsidR="009F2112" w:rsidRDefault="005942DF">
            <w:pPr>
              <w:pStyle w:val="Compact"/>
            </w:pPr>
            <w:r>
              <w:t>optional</w:t>
            </w:r>
          </w:p>
        </w:tc>
        <w:tc>
          <w:tcPr>
            <w:tcW w:w="0" w:type="auto"/>
          </w:tcPr>
          <w:p w14:paraId="40D63801" w14:textId="77777777" w:rsidR="009F2112" w:rsidRDefault="005942DF" w:rsidP="00FF165A">
            <w:pPr>
              <w:pStyle w:val="Compact"/>
            </w:pPr>
            <w:r>
              <w:t xml:space="preserve">[semantically optional, but recommended] </w:t>
            </w:r>
            <w:del w:id="786" w:author="mmeshek" w:date="2017-10-18T16:45:00Z">
              <w:r w:rsidDel="00B32F1C">
                <w:delText>T</w:delText>
              </w:r>
            </w:del>
            <w:ins w:id="787" w:author="mmeshek" w:date="2017-10-18T16:45:00Z">
              <w:r w:rsidR="00B32F1C">
                <w:t>t</w:t>
              </w:r>
            </w:ins>
            <w:r>
              <w:t>he identifier for this chunk</w:t>
            </w:r>
            <w:del w:id="788" w:author="mmeshek" w:date="2017-10-18T16:45:00Z">
              <w:r w:rsidDel="00FF165A">
                <w:delText>.</w:delText>
              </w:r>
            </w:del>
            <w:ins w:id="789" w:author="mmeshek" w:date="2017-10-18T16:45:00Z">
              <w:r w:rsidR="00FF165A">
                <w:t>;</w:t>
              </w:r>
            </w:ins>
            <w:r>
              <w:t xml:space="preserve"> </w:t>
            </w:r>
            <w:del w:id="790" w:author="mmeshek" w:date="2017-10-18T16:45:00Z">
              <w:r w:rsidDel="00FF165A">
                <w:delText>I</w:delText>
              </w:r>
            </w:del>
            <w:ins w:id="791" w:author="mmeshek" w:date="2017-10-18T16:45:00Z">
              <w:r w:rsidR="00FF165A">
                <w:t>i</w:t>
              </w:r>
            </w:ins>
            <w:r>
              <w:t>t is recommended that chunks are number</w:t>
            </w:r>
            <w:ins w:id="792" w:author="mmeshek" w:date="2017-10-18T16:45:00Z">
              <w:r w:rsidR="00FF165A">
                <w:t>ed</w:t>
              </w:r>
            </w:ins>
            <w:r>
              <w:t xml:space="preserve"> sequentially starting </w:t>
            </w:r>
            <w:del w:id="793" w:author="mmeshek" w:date="2017-10-18T16:45:00Z">
              <w:r w:rsidDel="00FF165A">
                <w:delText xml:space="preserve">from </w:delText>
              </w:r>
            </w:del>
            <w:ins w:id="794" w:author="mmeshek" w:date="2017-10-18T16:45:00Z">
              <w:r w:rsidR="00FF165A">
                <w:t xml:space="preserve">beginning with the number </w:t>
              </w:r>
            </w:ins>
            <w:r>
              <w:t>one.</w:t>
            </w:r>
          </w:p>
        </w:tc>
      </w:tr>
      <w:tr w:rsidR="009F2112" w14:paraId="2E6A4A35" w14:textId="77777777">
        <w:tc>
          <w:tcPr>
            <w:tcW w:w="0" w:type="auto"/>
          </w:tcPr>
          <w:p w14:paraId="362EFF5B" w14:textId="77777777" w:rsidR="009F2112" w:rsidRDefault="005942DF">
            <w:pPr>
              <w:pStyle w:val="Compact"/>
            </w:pPr>
            <w:r>
              <w:t>next_chunk_id</w:t>
            </w:r>
          </w:p>
        </w:tc>
        <w:tc>
          <w:tcPr>
            <w:tcW w:w="0" w:type="auto"/>
          </w:tcPr>
          <w:p w14:paraId="440707EC" w14:textId="77777777" w:rsidR="009F2112" w:rsidRDefault="00C715C0">
            <w:pPr>
              <w:pStyle w:val="Compact"/>
            </w:pPr>
            <w:hyperlink w:anchor="int32">
              <w:r w:rsidR="005942DF">
                <w:rPr>
                  <w:rStyle w:val="Hyperlink"/>
                </w:rPr>
                <w:t>int32</w:t>
              </w:r>
            </w:hyperlink>
          </w:p>
        </w:tc>
        <w:tc>
          <w:tcPr>
            <w:tcW w:w="0" w:type="auto"/>
          </w:tcPr>
          <w:p w14:paraId="5CC7B59C" w14:textId="77777777" w:rsidR="009F2112" w:rsidRDefault="005942DF">
            <w:pPr>
              <w:pStyle w:val="Compact"/>
            </w:pPr>
            <w:r>
              <w:t>optional</w:t>
            </w:r>
          </w:p>
        </w:tc>
        <w:tc>
          <w:tcPr>
            <w:tcW w:w="0" w:type="auto"/>
          </w:tcPr>
          <w:p w14:paraId="748F0972" w14:textId="77777777" w:rsidR="009F2112" w:rsidRDefault="005942DF" w:rsidP="00B32F1C">
            <w:pPr>
              <w:pStyle w:val="Compact"/>
            </w:pPr>
            <w:r>
              <w:t xml:space="preserve">[semantically optional] </w:t>
            </w:r>
            <w:del w:id="795" w:author="mmeshek" w:date="2017-10-18T16:44:00Z">
              <w:r w:rsidDel="00B32F1C">
                <w:delText>T</w:delText>
              </w:r>
            </w:del>
            <w:ins w:id="796" w:author="mmeshek" w:date="2017-10-18T16:44:00Z">
              <w:r w:rsidR="00B32F1C">
                <w:t>t</w:t>
              </w:r>
            </w:ins>
            <w:r>
              <w:t>he identifier of the next chunk, or zero if this is the last chunk</w:t>
            </w:r>
            <w:del w:id="797" w:author="mmeshek" w:date="2017-10-18T16:44:00Z">
              <w:r w:rsidDel="00B32F1C">
                <w:delText>.</w:delText>
              </w:r>
            </w:del>
          </w:p>
        </w:tc>
      </w:tr>
      <w:tr w:rsidR="009F2112" w14:paraId="3646A4C5" w14:textId="77777777">
        <w:tc>
          <w:tcPr>
            <w:tcW w:w="0" w:type="auto"/>
          </w:tcPr>
          <w:p w14:paraId="3EADAD65" w14:textId="77777777" w:rsidR="009F2112" w:rsidRDefault="005942DF">
            <w:pPr>
              <w:pStyle w:val="Compact"/>
            </w:pPr>
            <w:r>
              <w:t>error</w:t>
            </w:r>
          </w:p>
        </w:tc>
        <w:tc>
          <w:tcPr>
            <w:tcW w:w="0" w:type="auto"/>
          </w:tcPr>
          <w:p w14:paraId="27E1C2E0" w14:textId="77777777" w:rsidR="009F2112" w:rsidRDefault="00C715C0">
            <w:pPr>
              <w:pStyle w:val="Compact"/>
            </w:pPr>
            <w:hyperlink w:anchor="string">
              <w:r w:rsidR="005942DF">
                <w:rPr>
                  <w:rStyle w:val="Hyperlink"/>
                </w:rPr>
                <w:t>string</w:t>
              </w:r>
            </w:hyperlink>
          </w:p>
        </w:tc>
        <w:tc>
          <w:tcPr>
            <w:tcW w:w="0" w:type="auto"/>
          </w:tcPr>
          <w:p w14:paraId="1AFDD448" w14:textId="77777777" w:rsidR="009F2112" w:rsidRDefault="005942DF">
            <w:pPr>
              <w:pStyle w:val="Compact"/>
            </w:pPr>
            <w:r>
              <w:t>optional</w:t>
            </w:r>
          </w:p>
        </w:tc>
        <w:tc>
          <w:tcPr>
            <w:tcW w:w="0" w:type="auto"/>
          </w:tcPr>
          <w:p w14:paraId="16C59DE2" w14:textId="77777777" w:rsidR="009F2112" w:rsidRDefault="005942DF" w:rsidP="00FF165A">
            <w:pPr>
              <w:pStyle w:val="Compact"/>
            </w:pPr>
            <w:del w:id="798" w:author="mmeshek" w:date="2017-10-18T16:45:00Z">
              <w:r w:rsidDel="00FF165A">
                <w:delText>A</w:delText>
              </w:r>
            </w:del>
            <w:ins w:id="799" w:author="mmeshek" w:date="2017-10-18T16:45:00Z">
              <w:r w:rsidR="00FF165A">
                <w:t>a</w:t>
              </w:r>
            </w:ins>
            <w:r>
              <w:t>n error message</w:t>
            </w:r>
            <w:del w:id="800" w:author="mmeshek" w:date="2017-10-18T16:45:00Z">
              <w:r w:rsidDel="00FF165A">
                <w:delText>.</w:delText>
              </w:r>
            </w:del>
          </w:p>
        </w:tc>
      </w:tr>
      <w:tr w:rsidR="009F2112" w14:paraId="11294B4D" w14:textId="77777777">
        <w:tc>
          <w:tcPr>
            <w:tcW w:w="0" w:type="auto"/>
          </w:tcPr>
          <w:p w14:paraId="4F2BDFD9" w14:textId="77777777" w:rsidR="009F2112" w:rsidRDefault="005942DF">
            <w:pPr>
              <w:pStyle w:val="Compact"/>
            </w:pPr>
            <w:r>
              <w:t>models</w:t>
            </w:r>
          </w:p>
        </w:tc>
        <w:tc>
          <w:tcPr>
            <w:tcW w:w="0" w:type="auto"/>
          </w:tcPr>
          <w:p w14:paraId="61377035" w14:textId="77777777" w:rsidR="009F2112" w:rsidRDefault="00C715C0">
            <w:pPr>
              <w:pStyle w:val="Compact"/>
            </w:pPr>
            <w:hyperlink w:anchor="AesdRecords.ModelMetaList">
              <w:r w:rsidR="005942DF">
                <w:rPr>
                  <w:rStyle w:val="Hyperlink"/>
                </w:rPr>
                <w:t>ModelMetaList</w:t>
              </w:r>
            </w:hyperlink>
          </w:p>
        </w:tc>
        <w:tc>
          <w:tcPr>
            <w:tcW w:w="0" w:type="auto"/>
          </w:tcPr>
          <w:p w14:paraId="26D87C12" w14:textId="77777777" w:rsidR="009F2112" w:rsidRDefault="005942DF">
            <w:pPr>
              <w:pStyle w:val="Compact"/>
            </w:pPr>
            <w:r>
              <w:t>optional</w:t>
            </w:r>
          </w:p>
        </w:tc>
        <w:tc>
          <w:tcPr>
            <w:tcW w:w="0" w:type="auto"/>
          </w:tcPr>
          <w:p w14:paraId="5A1C77B5" w14:textId="77777777" w:rsidR="009F2112" w:rsidRDefault="00FF165A" w:rsidP="00FF165A">
            <w:pPr>
              <w:pStyle w:val="Compact"/>
            </w:pPr>
            <w:ins w:id="801" w:author="mmeshek" w:date="2017-10-18T16:45:00Z">
              <w:r>
                <w:t>a</w:t>
              </w:r>
            </w:ins>
            <w:del w:id="802" w:author="mmeshek" w:date="2017-10-18T16:45:00Z">
              <w:r w:rsidR="005942DF" w:rsidDel="00FF165A">
                <w:delText>A</w:delText>
              </w:r>
            </w:del>
            <w:r w:rsidR="005942DF">
              <w:t xml:space="preserve"> list of model metadata</w:t>
            </w:r>
            <w:del w:id="803" w:author="mmeshek" w:date="2017-10-18T16:45:00Z">
              <w:r w:rsidR="005942DF" w:rsidDel="00FF165A">
                <w:delText>.</w:delText>
              </w:r>
            </w:del>
          </w:p>
        </w:tc>
      </w:tr>
      <w:tr w:rsidR="009F2112" w14:paraId="0B7D5640" w14:textId="77777777">
        <w:tc>
          <w:tcPr>
            <w:tcW w:w="0" w:type="auto"/>
          </w:tcPr>
          <w:p w14:paraId="783A75B4" w14:textId="77777777" w:rsidR="009F2112" w:rsidRDefault="005942DF">
            <w:pPr>
              <w:pStyle w:val="Compact"/>
            </w:pPr>
            <w:r>
              <w:t>data</w:t>
            </w:r>
          </w:p>
        </w:tc>
        <w:tc>
          <w:tcPr>
            <w:tcW w:w="0" w:type="auto"/>
          </w:tcPr>
          <w:p w14:paraId="75C26516" w14:textId="77777777" w:rsidR="009F2112" w:rsidRDefault="00C715C0">
            <w:pPr>
              <w:pStyle w:val="Compact"/>
            </w:pPr>
            <w:hyperlink w:anchor="AesdRecords.RecordData">
              <w:r w:rsidR="005942DF">
                <w:rPr>
                  <w:rStyle w:val="Hyperlink"/>
                </w:rPr>
                <w:t>RecordData</w:t>
              </w:r>
            </w:hyperlink>
          </w:p>
        </w:tc>
        <w:tc>
          <w:tcPr>
            <w:tcW w:w="0" w:type="auto"/>
          </w:tcPr>
          <w:p w14:paraId="3DACF002" w14:textId="77777777" w:rsidR="009F2112" w:rsidRDefault="005942DF">
            <w:pPr>
              <w:pStyle w:val="Compact"/>
            </w:pPr>
            <w:r>
              <w:t>optional</w:t>
            </w:r>
          </w:p>
        </w:tc>
        <w:tc>
          <w:tcPr>
            <w:tcW w:w="0" w:type="auto"/>
          </w:tcPr>
          <w:p w14:paraId="2E804FAC" w14:textId="77777777" w:rsidR="009F2112" w:rsidRDefault="00FF165A" w:rsidP="00FF165A">
            <w:pPr>
              <w:pStyle w:val="Compact"/>
            </w:pPr>
            <w:ins w:id="804" w:author="mmeshek" w:date="2017-10-18T16:45:00Z">
              <w:r>
                <w:t>a</w:t>
              </w:r>
            </w:ins>
            <w:del w:id="805" w:author="mmeshek" w:date="2017-10-18T16:45:00Z">
              <w:r w:rsidR="005942DF" w:rsidDel="00FF165A">
                <w:delText>A</w:delText>
              </w:r>
            </w:del>
            <w:r w:rsidR="005942DF">
              <w:t xml:space="preserve"> list of record data</w:t>
            </w:r>
            <w:del w:id="806" w:author="mmeshek" w:date="2017-10-18T16:45:00Z">
              <w:r w:rsidR="005942DF" w:rsidDel="00FF165A">
                <w:delText>.</w:delText>
              </w:r>
            </w:del>
          </w:p>
        </w:tc>
      </w:tr>
      <w:tr w:rsidR="009F2112" w14:paraId="46941E11" w14:textId="77777777">
        <w:tc>
          <w:tcPr>
            <w:tcW w:w="0" w:type="auto"/>
          </w:tcPr>
          <w:p w14:paraId="626283C7" w14:textId="77777777" w:rsidR="009F2112" w:rsidRDefault="005942DF">
            <w:pPr>
              <w:pStyle w:val="Compact"/>
            </w:pPr>
            <w:r>
              <w:t>bookmarks</w:t>
            </w:r>
          </w:p>
        </w:tc>
        <w:tc>
          <w:tcPr>
            <w:tcW w:w="0" w:type="auto"/>
          </w:tcPr>
          <w:p w14:paraId="786661C6" w14:textId="77777777" w:rsidR="009F2112" w:rsidRDefault="00C715C0">
            <w:pPr>
              <w:pStyle w:val="Compact"/>
            </w:pPr>
            <w:hyperlink w:anchor="AesdRecords.BookmarkMetaList">
              <w:r w:rsidR="005942DF">
                <w:rPr>
                  <w:rStyle w:val="Hyperlink"/>
                </w:rPr>
                <w:t>BookmarkMetaList</w:t>
              </w:r>
            </w:hyperlink>
          </w:p>
        </w:tc>
        <w:tc>
          <w:tcPr>
            <w:tcW w:w="0" w:type="auto"/>
          </w:tcPr>
          <w:p w14:paraId="0AC1EC22" w14:textId="77777777" w:rsidR="009F2112" w:rsidRDefault="005942DF">
            <w:pPr>
              <w:pStyle w:val="Compact"/>
            </w:pPr>
            <w:r>
              <w:t>optional</w:t>
            </w:r>
          </w:p>
        </w:tc>
        <w:tc>
          <w:tcPr>
            <w:tcW w:w="0" w:type="auto"/>
          </w:tcPr>
          <w:p w14:paraId="4C8C89ED" w14:textId="77777777" w:rsidR="009F2112" w:rsidRDefault="00FF165A" w:rsidP="00FF165A">
            <w:pPr>
              <w:pStyle w:val="Compact"/>
            </w:pPr>
            <w:ins w:id="807" w:author="mmeshek" w:date="2017-10-18T16:45:00Z">
              <w:r>
                <w:t>a</w:t>
              </w:r>
            </w:ins>
            <w:del w:id="808" w:author="mmeshek" w:date="2017-10-18T16:45:00Z">
              <w:r w:rsidR="005942DF" w:rsidDel="00FF165A">
                <w:delText>A</w:delText>
              </w:r>
            </w:del>
            <w:r w:rsidR="005942DF">
              <w:t xml:space="preserve"> list of bookmark metadata</w:t>
            </w:r>
            <w:del w:id="809" w:author="mmeshek" w:date="2017-10-18T16:45:00Z">
              <w:r w:rsidR="005942DF" w:rsidDel="00FF165A">
                <w:delText>.</w:delText>
              </w:r>
            </w:del>
          </w:p>
        </w:tc>
      </w:tr>
    </w:tbl>
    <w:p w14:paraId="3B524B44" w14:textId="77777777" w:rsidR="009F2112" w:rsidRDefault="005942DF">
      <w:pPr>
        <w:pStyle w:val="NRELHead03"/>
        <w:pPrChange w:id="810" w:author="mmeshek" w:date="2017-09-26T08:22:00Z">
          <w:pPr>
            <w:pStyle w:val="Heading3"/>
          </w:pPr>
        </w:pPrChange>
      </w:pPr>
      <w:bookmarkStart w:id="811" w:name="AesdRecords.StringList"/>
      <w:bookmarkEnd w:id="811"/>
      <w:r>
        <w:t>StringList</w:t>
      </w:r>
    </w:p>
    <w:p w14:paraId="5F1E486B" w14:textId="77777777" w:rsidR="009F2112" w:rsidRDefault="005942DF">
      <w:pPr>
        <w:pStyle w:val="NRELBodyText"/>
        <w:pPrChange w:id="812" w:author="mmeshek" w:date="2017-09-26T08:23:00Z">
          <w:pPr>
            <w:pStyle w:val="FirstParagraph"/>
          </w:pPr>
        </w:pPrChange>
      </w:pPr>
      <w:r>
        <w:t>A list of character strings.</w:t>
      </w:r>
    </w:p>
    <w:tbl>
      <w:tblPr>
        <w:tblW w:w="0" w:type="pct"/>
        <w:tblLook w:val="07E0" w:firstRow="1" w:lastRow="1" w:firstColumn="1" w:lastColumn="1" w:noHBand="1" w:noVBand="1"/>
      </w:tblPr>
      <w:tblGrid>
        <w:gridCol w:w="873"/>
        <w:gridCol w:w="819"/>
        <w:gridCol w:w="1132"/>
        <w:gridCol w:w="5070"/>
      </w:tblGrid>
      <w:tr w:rsidR="009F2112" w14:paraId="33E43E8F" w14:textId="77777777">
        <w:tc>
          <w:tcPr>
            <w:tcW w:w="0" w:type="auto"/>
            <w:tcBorders>
              <w:bottom w:val="single" w:sz="0" w:space="0" w:color="auto"/>
            </w:tcBorders>
            <w:vAlign w:val="bottom"/>
          </w:tcPr>
          <w:p w14:paraId="27CD0D1C" w14:textId="77777777" w:rsidR="009F2112" w:rsidRDefault="005942DF">
            <w:pPr>
              <w:pStyle w:val="Compact"/>
            </w:pPr>
            <w:r>
              <w:t>Field</w:t>
            </w:r>
          </w:p>
        </w:tc>
        <w:tc>
          <w:tcPr>
            <w:tcW w:w="0" w:type="auto"/>
            <w:tcBorders>
              <w:bottom w:val="single" w:sz="0" w:space="0" w:color="auto"/>
            </w:tcBorders>
            <w:vAlign w:val="bottom"/>
          </w:tcPr>
          <w:p w14:paraId="007CB5A8" w14:textId="77777777" w:rsidR="009F2112" w:rsidRDefault="005942DF">
            <w:pPr>
              <w:pStyle w:val="Compact"/>
            </w:pPr>
            <w:r>
              <w:t>Type</w:t>
            </w:r>
          </w:p>
        </w:tc>
        <w:tc>
          <w:tcPr>
            <w:tcW w:w="0" w:type="auto"/>
            <w:tcBorders>
              <w:bottom w:val="single" w:sz="0" w:space="0" w:color="auto"/>
            </w:tcBorders>
            <w:vAlign w:val="bottom"/>
          </w:tcPr>
          <w:p w14:paraId="4B519046" w14:textId="77777777" w:rsidR="009F2112" w:rsidRDefault="005942DF">
            <w:pPr>
              <w:pStyle w:val="Compact"/>
            </w:pPr>
            <w:r>
              <w:t>Label</w:t>
            </w:r>
          </w:p>
        </w:tc>
        <w:tc>
          <w:tcPr>
            <w:tcW w:w="0" w:type="auto"/>
            <w:tcBorders>
              <w:bottom w:val="single" w:sz="0" w:space="0" w:color="auto"/>
            </w:tcBorders>
            <w:vAlign w:val="bottom"/>
          </w:tcPr>
          <w:p w14:paraId="1318A7A6" w14:textId="77777777" w:rsidR="009F2112" w:rsidRDefault="005942DF">
            <w:pPr>
              <w:pStyle w:val="Compact"/>
            </w:pPr>
            <w:r>
              <w:t>Description</w:t>
            </w:r>
          </w:p>
        </w:tc>
      </w:tr>
      <w:tr w:rsidR="009F2112" w14:paraId="20822B72" w14:textId="77777777">
        <w:tc>
          <w:tcPr>
            <w:tcW w:w="0" w:type="auto"/>
          </w:tcPr>
          <w:p w14:paraId="5640B0B7" w14:textId="77777777" w:rsidR="009F2112" w:rsidRDefault="005942DF">
            <w:pPr>
              <w:pStyle w:val="Compact"/>
            </w:pPr>
            <w:r>
              <w:lastRenderedPageBreak/>
              <w:t>values</w:t>
            </w:r>
          </w:p>
        </w:tc>
        <w:tc>
          <w:tcPr>
            <w:tcW w:w="0" w:type="auto"/>
          </w:tcPr>
          <w:p w14:paraId="0AC8423D" w14:textId="77777777" w:rsidR="009F2112" w:rsidRDefault="00C715C0">
            <w:pPr>
              <w:pStyle w:val="Compact"/>
            </w:pPr>
            <w:hyperlink w:anchor="string">
              <w:r w:rsidR="005942DF">
                <w:rPr>
                  <w:rStyle w:val="Hyperlink"/>
                </w:rPr>
                <w:t>string</w:t>
              </w:r>
            </w:hyperlink>
          </w:p>
        </w:tc>
        <w:tc>
          <w:tcPr>
            <w:tcW w:w="0" w:type="auto"/>
          </w:tcPr>
          <w:p w14:paraId="3FA1C4E6" w14:textId="77777777" w:rsidR="009F2112" w:rsidRDefault="005942DF">
            <w:pPr>
              <w:pStyle w:val="Compact"/>
            </w:pPr>
            <w:r>
              <w:t>repeated</w:t>
            </w:r>
          </w:p>
        </w:tc>
        <w:tc>
          <w:tcPr>
            <w:tcW w:w="0" w:type="auto"/>
          </w:tcPr>
          <w:p w14:paraId="3C0B81DF" w14:textId="77777777" w:rsidR="009F2112" w:rsidRDefault="005942DF" w:rsidP="00FF165A">
            <w:pPr>
              <w:pStyle w:val="Compact"/>
            </w:pPr>
            <w:r>
              <w:t xml:space="preserve">[semantically required] </w:t>
            </w:r>
            <w:del w:id="813" w:author="mmeshek" w:date="2017-10-18T16:45:00Z">
              <w:r w:rsidDel="00FF165A">
                <w:delText>T</w:delText>
              </w:r>
            </w:del>
            <w:ins w:id="814" w:author="mmeshek" w:date="2017-10-18T16:45:00Z">
              <w:r w:rsidR="00FF165A">
                <w:t>t</w:t>
              </w:r>
            </w:ins>
            <w:r>
              <w:t>he character strings</w:t>
            </w:r>
            <w:del w:id="815" w:author="mmeshek" w:date="2017-10-18T16:45:00Z">
              <w:r w:rsidDel="00FF165A">
                <w:delText>.</w:delText>
              </w:r>
            </w:del>
            <w:ins w:id="816" w:author="mmeshek" w:date="2017-10-18T16:45:00Z">
              <w:r w:rsidR="00FF165A">
                <w:t>t</w:t>
              </w:r>
            </w:ins>
          </w:p>
        </w:tc>
      </w:tr>
    </w:tbl>
    <w:p w14:paraId="3CC96950" w14:textId="77777777" w:rsidR="009F2112" w:rsidRDefault="005942DF">
      <w:pPr>
        <w:pStyle w:val="NRELHead03"/>
        <w:pPrChange w:id="817" w:author="mmeshek" w:date="2017-09-26T08:22:00Z">
          <w:pPr>
            <w:pStyle w:val="Heading3"/>
          </w:pPr>
        </w:pPrChange>
      </w:pPr>
      <w:bookmarkStart w:id="818" w:name="AesdRecords.Value"/>
      <w:bookmarkEnd w:id="818"/>
      <w:r>
        <w:t>Value</w:t>
      </w:r>
    </w:p>
    <w:p w14:paraId="15DA050C" w14:textId="77777777" w:rsidR="009F2112" w:rsidRDefault="005942DF">
      <w:pPr>
        <w:pStyle w:val="NRELBodyText"/>
        <w:pPrChange w:id="819" w:author="mmeshek" w:date="2017-09-26T08:23:00Z">
          <w:pPr>
            <w:pStyle w:val="FirstParagraph"/>
          </w:pPr>
        </w:pPrChange>
      </w:pPr>
      <w:r>
        <w:t>Value that may be a real number, an integer, or a character string</w:t>
      </w:r>
    </w:p>
    <w:p w14:paraId="68004ECF" w14:textId="77777777" w:rsidR="009F2112" w:rsidRDefault="005942DF">
      <w:pPr>
        <w:pStyle w:val="NRELBodyText"/>
        <w:pPrChange w:id="820" w:author="mmeshek" w:date="2017-09-26T08:30:00Z">
          <w:pPr>
            <w:pStyle w:val="BodyText"/>
          </w:pPr>
        </w:pPrChange>
      </w:pPr>
      <w:r>
        <w:t xml:space="preserve">Exactly one of </w:t>
      </w:r>
      <w:r>
        <w:rPr>
          <w:rStyle w:val="VerbatimChar"/>
          <w:i/>
        </w:rPr>
        <w:t>real_value</w:t>
      </w:r>
      <w:r>
        <w:t xml:space="preserve">, </w:t>
      </w:r>
      <w:r>
        <w:rPr>
          <w:rStyle w:val="VerbatimChar"/>
          <w:i/>
        </w:rPr>
        <w:t>integer_value</w:t>
      </w:r>
      <w:r>
        <w:t xml:space="preserve">, or </w:t>
      </w:r>
      <w:r>
        <w:rPr>
          <w:rStyle w:val="VerbatimChar"/>
          <w:i/>
        </w:rPr>
        <w:t>string_value</w:t>
      </w:r>
      <w:r>
        <w:t xml:space="preserve"> must be specified in this</w:t>
      </w:r>
      <w:del w:id="821" w:author="mmeshek" w:date="2017-10-18T16:45:00Z">
        <w:r w:rsidDel="00FF165A">
          <w:delText xml:space="preserve"> </w:delText>
        </w:r>
      </w:del>
      <w:ins w:id="822" w:author="mmeshek" w:date="2017-10-18T16:45:00Z">
        <w:r w:rsidR="00FF165A">
          <w:t> </w:t>
        </w:r>
      </w:ins>
      <w:r>
        <w:t>message.</w:t>
      </w:r>
    </w:p>
    <w:tbl>
      <w:tblPr>
        <w:tblW w:w="0" w:type="pct"/>
        <w:tblLook w:val="07E0" w:firstRow="1" w:lastRow="1" w:firstColumn="1" w:lastColumn="1" w:noHBand="1" w:noVBand="1"/>
      </w:tblPr>
      <w:tblGrid>
        <w:gridCol w:w="1592"/>
        <w:gridCol w:w="923"/>
        <w:gridCol w:w="1069"/>
        <w:gridCol w:w="2422"/>
      </w:tblGrid>
      <w:tr w:rsidR="009F2112" w14:paraId="623BB894" w14:textId="77777777">
        <w:tc>
          <w:tcPr>
            <w:tcW w:w="0" w:type="auto"/>
            <w:tcBorders>
              <w:bottom w:val="single" w:sz="0" w:space="0" w:color="auto"/>
            </w:tcBorders>
            <w:vAlign w:val="bottom"/>
          </w:tcPr>
          <w:p w14:paraId="6EDC56E7" w14:textId="77777777" w:rsidR="009F2112" w:rsidRDefault="005942DF">
            <w:pPr>
              <w:pStyle w:val="Compact"/>
            </w:pPr>
            <w:r>
              <w:t>Field</w:t>
            </w:r>
          </w:p>
        </w:tc>
        <w:tc>
          <w:tcPr>
            <w:tcW w:w="0" w:type="auto"/>
            <w:tcBorders>
              <w:bottom w:val="single" w:sz="0" w:space="0" w:color="auto"/>
            </w:tcBorders>
            <w:vAlign w:val="bottom"/>
          </w:tcPr>
          <w:p w14:paraId="15FED7DA" w14:textId="77777777" w:rsidR="009F2112" w:rsidRDefault="005942DF">
            <w:pPr>
              <w:pStyle w:val="Compact"/>
            </w:pPr>
            <w:r>
              <w:t>Type</w:t>
            </w:r>
          </w:p>
        </w:tc>
        <w:tc>
          <w:tcPr>
            <w:tcW w:w="0" w:type="auto"/>
            <w:tcBorders>
              <w:bottom w:val="single" w:sz="0" w:space="0" w:color="auto"/>
            </w:tcBorders>
            <w:vAlign w:val="bottom"/>
          </w:tcPr>
          <w:p w14:paraId="6CAB8A74" w14:textId="77777777" w:rsidR="009F2112" w:rsidRDefault="005942DF">
            <w:pPr>
              <w:pStyle w:val="Compact"/>
            </w:pPr>
            <w:r>
              <w:t>Label</w:t>
            </w:r>
          </w:p>
        </w:tc>
        <w:tc>
          <w:tcPr>
            <w:tcW w:w="0" w:type="auto"/>
            <w:tcBorders>
              <w:bottom w:val="single" w:sz="0" w:space="0" w:color="auto"/>
            </w:tcBorders>
            <w:vAlign w:val="bottom"/>
          </w:tcPr>
          <w:p w14:paraId="0BEB7031" w14:textId="77777777" w:rsidR="009F2112" w:rsidRDefault="005942DF">
            <w:pPr>
              <w:pStyle w:val="Compact"/>
            </w:pPr>
            <w:r>
              <w:t>Description</w:t>
            </w:r>
          </w:p>
        </w:tc>
      </w:tr>
      <w:tr w:rsidR="009F2112" w14:paraId="4F11111A" w14:textId="77777777">
        <w:tc>
          <w:tcPr>
            <w:tcW w:w="0" w:type="auto"/>
          </w:tcPr>
          <w:p w14:paraId="2824E91F" w14:textId="77777777" w:rsidR="009F2112" w:rsidRDefault="005942DF">
            <w:pPr>
              <w:pStyle w:val="Compact"/>
            </w:pPr>
            <w:r>
              <w:t>real_value</w:t>
            </w:r>
          </w:p>
        </w:tc>
        <w:tc>
          <w:tcPr>
            <w:tcW w:w="0" w:type="auto"/>
          </w:tcPr>
          <w:p w14:paraId="2B101E8F" w14:textId="77777777" w:rsidR="009F2112" w:rsidRDefault="00C715C0">
            <w:pPr>
              <w:pStyle w:val="Compact"/>
            </w:pPr>
            <w:hyperlink w:anchor="double">
              <w:r w:rsidR="005942DF">
                <w:rPr>
                  <w:rStyle w:val="Hyperlink"/>
                </w:rPr>
                <w:t>double</w:t>
              </w:r>
            </w:hyperlink>
          </w:p>
        </w:tc>
        <w:tc>
          <w:tcPr>
            <w:tcW w:w="0" w:type="auto"/>
          </w:tcPr>
          <w:p w14:paraId="247114B0" w14:textId="77777777" w:rsidR="009F2112" w:rsidRDefault="005942DF">
            <w:pPr>
              <w:pStyle w:val="Compact"/>
            </w:pPr>
            <w:r>
              <w:t>optional</w:t>
            </w:r>
          </w:p>
        </w:tc>
        <w:tc>
          <w:tcPr>
            <w:tcW w:w="0" w:type="auto"/>
          </w:tcPr>
          <w:p w14:paraId="21337B62" w14:textId="77777777" w:rsidR="009F2112" w:rsidRDefault="005942DF" w:rsidP="00FF165A">
            <w:pPr>
              <w:pStyle w:val="Compact"/>
            </w:pPr>
            <w:del w:id="823" w:author="mmeshek" w:date="2017-10-18T16:46:00Z">
              <w:r w:rsidDel="00FF165A">
                <w:delText>T</w:delText>
              </w:r>
            </w:del>
            <w:ins w:id="824" w:author="mmeshek" w:date="2017-10-18T16:46:00Z">
              <w:r w:rsidR="00FF165A">
                <w:t>t</w:t>
              </w:r>
            </w:ins>
            <w:r>
              <w:t>he real number</w:t>
            </w:r>
            <w:del w:id="825" w:author="mmeshek" w:date="2017-10-18T16:46:00Z">
              <w:r w:rsidDel="00FF165A">
                <w:delText>.</w:delText>
              </w:r>
            </w:del>
          </w:p>
        </w:tc>
      </w:tr>
      <w:tr w:rsidR="009F2112" w14:paraId="49D6FBBC" w14:textId="77777777">
        <w:tc>
          <w:tcPr>
            <w:tcW w:w="0" w:type="auto"/>
          </w:tcPr>
          <w:p w14:paraId="5CC9FC9E" w14:textId="77777777" w:rsidR="009F2112" w:rsidRDefault="005942DF">
            <w:pPr>
              <w:pStyle w:val="Compact"/>
            </w:pPr>
            <w:r>
              <w:t>integer_value</w:t>
            </w:r>
          </w:p>
        </w:tc>
        <w:tc>
          <w:tcPr>
            <w:tcW w:w="0" w:type="auto"/>
          </w:tcPr>
          <w:p w14:paraId="4BED21FF" w14:textId="77777777" w:rsidR="009F2112" w:rsidRDefault="00C715C0">
            <w:pPr>
              <w:pStyle w:val="Compact"/>
            </w:pPr>
            <w:hyperlink w:anchor="int64">
              <w:r w:rsidR="005942DF">
                <w:rPr>
                  <w:rStyle w:val="Hyperlink"/>
                </w:rPr>
                <w:t>int64</w:t>
              </w:r>
            </w:hyperlink>
          </w:p>
        </w:tc>
        <w:tc>
          <w:tcPr>
            <w:tcW w:w="0" w:type="auto"/>
          </w:tcPr>
          <w:p w14:paraId="633E235A" w14:textId="77777777" w:rsidR="009F2112" w:rsidRDefault="005942DF">
            <w:pPr>
              <w:pStyle w:val="Compact"/>
            </w:pPr>
            <w:r>
              <w:t>optional</w:t>
            </w:r>
          </w:p>
        </w:tc>
        <w:tc>
          <w:tcPr>
            <w:tcW w:w="0" w:type="auto"/>
          </w:tcPr>
          <w:p w14:paraId="61DF2D3A" w14:textId="77777777" w:rsidR="009F2112" w:rsidRDefault="005942DF" w:rsidP="00FF165A">
            <w:pPr>
              <w:pStyle w:val="Compact"/>
            </w:pPr>
            <w:del w:id="826" w:author="mmeshek" w:date="2017-10-18T16:46:00Z">
              <w:r w:rsidDel="00FF165A">
                <w:delText>T</w:delText>
              </w:r>
            </w:del>
            <w:ins w:id="827" w:author="mmeshek" w:date="2017-10-18T16:46:00Z">
              <w:r w:rsidR="00FF165A">
                <w:t>t</w:t>
              </w:r>
            </w:ins>
            <w:r>
              <w:t>he integer</w:t>
            </w:r>
            <w:del w:id="828" w:author="mmeshek" w:date="2017-10-18T16:46:00Z">
              <w:r w:rsidDel="00FF165A">
                <w:delText>.</w:delText>
              </w:r>
            </w:del>
          </w:p>
        </w:tc>
      </w:tr>
      <w:tr w:rsidR="009F2112" w14:paraId="09112BF7" w14:textId="77777777">
        <w:tc>
          <w:tcPr>
            <w:tcW w:w="0" w:type="auto"/>
          </w:tcPr>
          <w:p w14:paraId="57844A31" w14:textId="77777777" w:rsidR="009F2112" w:rsidRDefault="005942DF">
            <w:pPr>
              <w:pStyle w:val="Compact"/>
            </w:pPr>
            <w:r>
              <w:t>string_value</w:t>
            </w:r>
          </w:p>
        </w:tc>
        <w:tc>
          <w:tcPr>
            <w:tcW w:w="0" w:type="auto"/>
          </w:tcPr>
          <w:p w14:paraId="091F0D0D" w14:textId="77777777" w:rsidR="009F2112" w:rsidRDefault="00C715C0">
            <w:pPr>
              <w:pStyle w:val="Compact"/>
            </w:pPr>
            <w:hyperlink w:anchor="string">
              <w:r w:rsidR="005942DF">
                <w:rPr>
                  <w:rStyle w:val="Hyperlink"/>
                </w:rPr>
                <w:t>string</w:t>
              </w:r>
            </w:hyperlink>
          </w:p>
        </w:tc>
        <w:tc>
          <w:tcPr>
            <w:tcW w:w="0" w:type="auto"/>
          </w:tcPr>
          <w:p w14:paraId="074457A2" w14:textId="77777777" w:rsidR="009F2112" w:rsidRDefault="005942DF">
            <w:pPr>
              <w:pStyle w:val="Compact"/>
            </w:pPr>
            <w:r>
              <w:t>optional</w:t>
            </w:r>
          </w:p>
        </w:tc>
        <w:tc>
          <w:tcPr>
            <w:tcW w:w="0" w:type="auto"/>
          </w:tcPr>
          <w:p w14:paraId="63E2A642" w14:textId="77777777" w:rsidR="009F2112" w:rsidRDefault="00FF165A" w:rsidP="00FF165A">
            <w:pPr>
              <w:pStyle w:val="Compact"/>
            </w:pPr>
            <w:ins w:id="829" w:author="mmeshek" w:date="2017-10-18T16:46:00Z">
              <w:r>
                <w:t>t</w:t>
              </w:r>
            </w:ins>
            <w:del w:id="830" w:author="mmeshek" w:date="2017-10-18T16:46:00Z">
              <w:r w:rsidR="005942DF" w:rsidDel="00FF165A">
                <w:delText>T</w:delText>
              </w:r>
            </w:del>
            <w:r w:rsidR="005942DF">
              <w:t>he character string</w:t>
            </w:r>
            <w:del w:id="831" w:author="mmeshek" w:date="2017-10-18T16:46:00Z">
              <w:r w:rsidR="005942DF" w:rsidDel="00FF165A">
                <w:delText>.</w:delText>
              </w:r>
            </w:del>
          </w:p>
        </w:tc>
      </w:tr>
    </w:tbl>
    <w:p w14:paraId="72D04B1D" w14:textId="77777777" w:rsidR="009F2112" w:rsidRDefault="005942DF">
      <w:pPr>
        <w:pStyle w:val="NRELHead03"/>
        <w:pPrChange w:id="832" w:author="mmeshek" w:date="2017-09-26T08:22:00Z">
          <w:pPr>
            <w:pStyle w:val="Heading3"/>
          </w:pPr>
        </w:pPrChange>
      </w:pPr>
      <w:bookmarkStart w:id="833" w:name="AesdRecords.VarInterval"/>
      <w:bookmarkEnd w:id="833"/>
      <w:r>
        <w:t>VarInterval</w:t>
      </w:r>
    </w:p>
    <w:p w14:paraId="3BDE9411" w14:textId="77777777" w:rsidR="009F2112" w:rsidRDefault="005942DF">
      <w:pPr>
        <w:pStyle w:val="NRELBodyText"/>
        <w:pPrChange w:id="834" w:author="mmeshek" w:date="2017-09-26T08:23:00Z">
          <w:pPr>
            <w:pStyle w:val="FirstParagraph"/>
          </w:pPr>
        </w:pPrChange>
      </w:pPr>
      <w:r>
        <w:t xml:space="preserve">A range of values of a </w:t>
      </w:r>
      <w:r w:rsidR="00786AF4">
        <w:fldChar w:fldCharType="begin"/>
      </w:r>
      <w:r w:rsidR="00786AF4">
        <w:instrText xml:space="preserve"> HYPERLINK \l "AesdRecords.VarMeta" \h </w:instrText>
      </w:r>
      <w:r w:rsidR="00786AF4">
        <w:fldChar w:fldCharType="separate"/>
      </w:r>
      <w:r>
        <w:rPr>
          <w:rStyle w:val="Hyperlink"/>
        </w:rPr>
        <w:t>variable</w:t>
      </w:r>
      <w:r w:rsidR="00786AF4">
        <w:rPr>
          <w:rStyle w:val="Hyperlink"/>
        </w:rPr>
        <w:fldChar w:fldCharType="end"/>
      </w:r>
      <w:r>
        <w:t>.</w:t>
      </w:r>
    </w:p>
    <w:p w14:paraId="64E325D1" w14:textId="77777777" w:rsidR="009F2112" w:rsidRDefault="005942DF">
      <w:pPr>
        <w:pStyle w:val="NRELBodyText"/>
        <w:pPrChange w:id="835" w:author="mmeshek" w:date="2017-09-26T08:30:00Z">
          <w:pPr>
            <w:pStyle w:val="BodyText"/>
          </w:pPr>
        </w:pPrChange>
      </w:pPr>
      <w:r>
        <w:t>Both fields in this message are optional:</w:t>
      </w:r>
    </w:p>
    <w:p w14:paraId="792EB45D" w14:textId="77777777" w:rsidR="009F2112" w:rsidRDefault="005942DF">
      <w:pPr>
        <w:pStyle w:val="NRELBullet01"/>
        <w:pPrChange w:id="836" w:author="mmeshek" w:date="2017-09-26T08:34:00Z">
          <w:pPr>
            <w:pStyle w:val="Compact"/>
            <w:numPr>
              <w:numId w:val="15"/>
            </w:numPr>
            <w:tabs>
              <w:tab w:val="num" w:pos="0"/>
            </w:tabs>
            <w:ind w:left="480" w:hanging="480"/>
          </w:pPr>
        </w:pPrChange>
      </w:pPr>
      <w:r>
        <w:t xml:space="preserve">If neither field is present, </w:t>
      </w:r>
      <w:del w:id="837" w:author="mmeshek" w:date="2017-10-18T13:16:00Z">
        <w:r w:rsidDel="006938A5">
          <w:delText xml:space="preserve">then </w:delText>
        </w:r>
      </w:del>
      <w:r>
        <w:t>the interval designates all values in the domain.</w:t>
      </w:r>
    </w:p>
    <w:p w14:paraId="0FCA5424" w14:textId="77777777" w:rsidR="009F2112" w:rsidRDefault="005942DF">
      <w:pPr>
        <w:pStyle w:val="NRELBullet01"/>
        <w:pPrChange w:id="838" w:author="mmeshek" w:date="2017-09-26T08:34:00Z">
          <w:pPr>
            <w:pStyle w:val="Compact"/>
            <w:numPr>
              <w:numId w:val="15"/>
            </w:numPr>
            <w:tabs>
              <w:tab w:val="num" w:pos="0"/>
            </w:tabs>
            <w:ind w:left="480" w:hanging="480"/>
          </w:pPr>
        </w:pPrChange>
      </w:pPr>
      <w:r>
        <w:t xml:space="preserve">If only </w:t>
      </w:r>
      <w:r>
        <w:rPr>
          <w:rStyle w:val="VerbatimChar"/>
        </w:rPr>
        <w:t>first_value</w:t>
      </w:r>
      <w:ins w:id="839" w:author="mmeshek" w:date="2017-09-26T08:34:00Z">
        <w:r w:rsidR="00360456">
          <w:rPr>
            <w:rStyle w:val="VerbatimChar"/>
          </w:rPr>
          <w:t xml:space="preserve"> </w:t>
        </w:r>
      </w:ins>
      <w:r>
        <w:t xml:space="preserve">is present, </w:t>
      </w:r>
      <w:del w:id="840" w:author="mmeshek" w:date="2017-10-18T13:16:00Z">
        <w:r w:rsidDel="006938A5">
          <w:delText xml:space="preserve">then </w:delText>
        </w:r>
      </w:del>
      <w:r>
        <w:t>the interval designates all values starting from that value.</w:t>
      </w:r>
    </w:p>
    <w:p w14:paraId="600AA266" w14:textId="77777777" w:rsidR="009F2112" w:rsidRDefault="005942DF">
      <w:pPr>
        <w:pStyle w:val="NRELBullet01"/>
        <w:pPrChange w:id="841" w:author="mmeshek" w:date="2017-09-26T08:34:00Z">
          <w:pPr>
            <w:pStyle w:val="Compact"/>
            <w:numPr>
              <w:numId w:val="15"/>
            </w:numPr>
            <w:tabs>
              <w:tab w:val="num" w:pos="0"/>
            </w:tabs>
            <w:ind w:left="480" w:hanging="480"/>
          </w:pPr>
        </w:pPrChange>
      </w:pPr>
      <w:r>
        <w:t xml:space="preserve">If only </w:t>
      </w:r>
      <w:r>
        <w:rPr>
          <w:rStyle w:val="VerbatimChar"/>
        </w:rPr>
        <w:t>last_value</w:t>
      </w:r>
      <w:r>
        <w:t xml:space="preserve"> is present, </w:t>
      </w:r>
      <w:del w:id="842" w:author="mmeshek" w:date="2017-10-18T13:16:00Z">
        <w:r w:rsidDel="006938A5">
          <w:delText xml:space="preserve">then </w:delText>
        </w:r>
      </w:del>
      <w:r>
        <w:t>the bookmark interval designates all values ending at that value.</w:t>
      </w:r>
    </w:p>
    <w:p w14:paraId="1304FB2C" w14:textId="77777777" w:rsidR="009F2112" w:rsidRDefault="005942DF">
      <w:pPr>
        <w:pStyle w:val="NRELBullet01"/>
        <w:pPrChange w:id="843" w:author="mmeshek" w:date="2017-09-26T08:34:00Z">
          <w:pPr>
            <w:pStyle w:val="Compact"/>
            <w:numPr>
              <w:numId w:val="15"/>
            </w:numPr>
            <w:tabs>
              <w:tab w:val="num" w:pos="0"/>
            </w:tabs>
            <w:ind w:left="480" w:hanging="480"/>
          </w:pPr>
        </w:pPrChange>
      </w:pPr>
      <w:r>
        <w:t xml:space="preserve">If both fields are present, </w:t>
      </w:r>
      <w:del w:id="844" w:author="mmeshek" w:date="2017-10-18T13:16:00Z">
        <w:r w:rsidDel="006938A5">
          <w:delText xml:space="preserve">then </w:delText>
        </w:r>
      </w:del>
      <w:r>
        <w:t>the interval designates all values between the two values, inclusive.</w:t>
      </w:r>
    </w:p>
    <w:tbl>
      <w:tblPr>
        <w:tblW w:w="0" w:type="pct"/>
        <w:tblLook w:val="07E0" w:firstRow="1" w:lastRow="1" w:firstColumn="1" w:lastColumn="1" w:noHBand="1" w:noVBand="1"/>
      </w:tblPr>
      <w:tblGrid>
        <w:gridCol w:w="1281"/>
        <w:gridCol w:w="793"/>
        <w:gridCol w:w="1069"/>
        <w:gridCol w:w="5731"/>
      </w:tblGrid>
      <w:tr w:rsidR="009F2112" w14:paraId="2A283E29" w14:textId="77777777">
        <w:tc>
          <w:tcPr>
            <w:tcW w:w="0" w:type="auto"/>
            <w:tcBorders>
              <w:bottom w:val="single" w:sz="0" w:space="0" w:color="auto"/>
            </w:tcBorders>
            <w:vAlign w:val="bottom"/>
          </w:tcPr>
          <w:p w14:paraId="412491D7" w14:textId="77777777" w:rsidR="009F2112" w:rsidRDefault="005942DF">
            <w:pPr>
              <w:pStyle w:val="Compact"/>
            </w:pPr>
            <w:r>
              <w:t>Field</w:t>
            </w:r>
          </w:p>
        </w:tc>
        <w:tc>
          <w:tcPr>
            <w:tcW w:w="0" w:type="auto"/>
            <w:tcBorders>
              <w:bottom w:val="single" w:sz="0" w:space="0" w:color="auto"/>
            </w:tcBorders>
            <w:vAlign w:val="bottom"/>
          </w:tcPr>
          <w:p w14:paraId="32FBAA31" w14:textId="77777777" w:rsidR="009F2112" w:rsidRDefault="005942DF">
            <w:pPr>
              <w:pStyle w:val="Compact"/>
            </w:pPr>
            <w:r>
              <w:t>Type</w:t>
            </w:r>
          </w:p>
        </w:tc>
        <w:tc>
          <w:tcPr>
            <w:tcW w:w="0" w:type="auto"/>
            <w:tcBorders>
              <w:bottom w:val="single" w:sz="0" w:space="0" w:color="auto"/>
            </w:tcBorders>
            <w:vAlign w:val="bottom"/>
          </w:tcPr>
          <w:p w14:paraId="7BBCDF68" w14:textId="77777777" w:rsidR="009F2112" w:rsidRDefault="005942DF">
            <w:pPr>
              <w:pStyle w:val="Compact"/>
            </w:pPr>
            <w:r>
              <w:t>Label</w:t>
            </w:r>
          </w:p>
        </w:tc>
        <w:tc>
          <w:tcPr>
            <w:tcW w:w="0" w:type="auto"/>
            <w:tcBorders>
              <w:bottom w:val="single" w:sz="0" w:space="0" w:color="auto"/>
            </w:tcBorders>
            <w:vAlign w:val="bottom"/>
          </w:tcPr>
          <w:p w14:paraId="17D38F2C" w14:textId="77777777" w:rsidR="009F2112" w:rsidRDefault="005942DF">
            <w:pPr>
              <w:pStyle w:val="Compact"/>
            </w:pPr>
            <w:r>
              <w:t>Description</w:t>
            </w:r>
          </w:p>
        </w:tc>
      </w:tr>
      <w:tr w:rsidR="009F2112" w14:paraId="3B17649F" w14:textId="77777777">
        <w:tc>
          <w:tcPr>
            <w:tcW w:w="0" w:type="auto"/>
          </w:tcPr>
          <w:p w14:paraId="64E5870E" w14:textId="77777777" w:rsidR="009F2112" w:rsidRDefault="005942DF">
            <w:pPr>
              <w:pStyle w:val="Compact"/>
            </w:pPr>
            <w:r>
              <w:t>first_value</w:t>
            </w:r>
          </w:p>
        </w:tc>
        <w:tc>
          <w:tcPr>
            <w:tcW w:w="0" w:type="auto"/>
          </w:tcPr>
          <w:p w14:paraId="547B0DF5" w14:textId="77777777" w:rsidR="009F2112" w:rsidRDefault="00C715C0">
            <w:pPr>
              <w:pStyle w:val="Compact"/>
            </w:pPr>
            <w:hyperlink w:anchor="AesdRecords.Value">
              <w:r w:rsidR="005942DF">
                <w:rPr>
                  <w:rStyle w:val="Hyperlink"/>
                </w:rPr>
                <w:t>Value</w:t>
              </w:r>
            </w:hyperlink>
          </w:p>
        </w:tc>
        <w:tc>
          <w:tcPr>
            <w:tcW w:w="0" w:type="auto"/>
          </w:tcPr>
          <w:p w14:paraId="0FD36319" w14:textId="77777777" w:rsidR="009F2112" w:rsidRDefault="005942DF">
            <w:pPr>
              <w:pStyle w:val="Compact"/>
            </w:pPr>
            <w:r>
              <w:t>optional</w:t>
            </w:r>
          </w:p>
        </w:tc>
        <w:tc>
          <w:tcPr>
            <w:tcW w:w="0" w:type="auto"/>
          </w:tcPr>
          <w:p w14:paraId="3B8D698F" w14:textId="77777777" w:rsidR="009F2112" w:rsidRDefault="005942DF" w:rsidP="00FF165A">
            <w:pPr>
              <w:pStyle w:val="Compact"/>
            </w:pPr>
            <w:r>
              <w:t xml:space="preserve">[semantically optional] </w:t>
            </w:r>
            <w:del w:id="845" w:author="mmeshek" w:date="2017-10-18T16:46:00Z">
              <w:r w:rsidDel="00FF165A">
                <w:delText>T</w:delText>
              </w:r>
            </w:del>
            <w:ins w:id="846" w:author="mmeshek" w:date="2017-10-18T16:46:00Z">
              <w:r w:rsidR="00FF165A">
                <w:t>t</w:t>
              </w:r>
            </w:ins>
            <w:r>
              <w:t>he first value in the interval</w:t>
            </w:r>
            <w:del w:id="847" w:author="mmeshek" w:date="2017-10-18T16:46:00Z">
              <w:r w:rsidDel="00FF165A">
                <w:delText>.</w:delText>
              </w:r>
            </w:del>
          </w:p>
        </w:tc>
      </w:tr>
      <w:tr w:rsidR="009F2112" w14:paraId="2DB18736" w14:textId="77777777">
        <w:tc>
          <w:tcPr>
            <w:tcW w:w="0" w:type="auto"/>
          </w:tcPr>
          <w:p w14:paraId="0B7C0128" w14:textId="77777777" w:rsidR="009F2112" w:rsidRDefault="005942DF">
            <w:pPr>
              <w:pStyle w:val="Compact"/>
            </w:pPr>
            <w:r>
              <w:t>last_value</w:t>
            </w:r>
          </w:p>
        </w:tc>
        <w:tc>
          <w:tcPr>
            <w:tcW w:w="0" w:type="auto"/>
          </w:tcPr>
          <w:p w14:paraId="2F450365" w14:textId="77777777" w:rsidR="009F2112" w:rsidRDefault="00C715C0">
            <w:pPr>
              <w:pStyle w:val="Compact"/>
            </w:pPr>
            <w:hyperlink w:anchor="AesdRecords.Value">
              <w:r w:rsidR="005942DF">
                <w:rPr>
                  <w:rStyle w:val="Hyperlink"/>
                </w:rPr>
                <w:t>Value</w:t>
              </w:r>
            </w:hyperlink>
          </w:p>
        </w:tc>
        <w:tc>
          <w:tcPr>
            <w:tcW w:w="0" w:type="auto"/>
          </w:tcPr>
          <w:p w14:paraId="05A00573" w14:textId="77777777" w:rsidR="009F2112" w:rsidRDefault="005942DF">
            <w:pPr>
              <w:pStyle w:val="Compact"/>
            </w:pPr>
            <w:r>
              <w:t>optional</w:t>
            </w:r>
          </w:p>
        </w:tc>
        <w:tc>
          <w:tcPr>
            <w:tcW w:w="0" w:type="auto"/>
          </w:tcPr>
          <w:p w14:paraId="66FDB264" w14:textId="77777777" w:rsidR="009F2112" w:rsidRDefault="005942DF" w:rsidP="005B465E">
            <w:pPr>
              <w:pStyle w:val="Compact"/>
            </w:pPr>
            <w:r>
              <w:t xml:space="preserve">[semantically optional] </w:t>
            </w:r>
            <w:ins w:id="848" w:author="mmeshek" w:date="2017-10-18T16:46:00Z">
              <w:r w:rsidR="00FF165A">
                <w:t>t</w:t>
              </w:r>
            </w:ins>
            <w:del w:id="849" w:author="mmeshek" w:date="2017-10-18T16:46:00Z">
              <w:r w:rsidDel="00FF165A">
                <w:delText>T</w:delText>
              </w:r>
            </w:del>
            <w:r>
              <w:t>he last value in the interval</w:t>
            </w:r>
            <w:del w:id="850" w:author="mmeshek" w:date="2017-10-18T16:46:00Z">
              <w:r w:rsidDel="00FF165A">
                <w:delText>.</w:delText>
              </w:r>
            </w:del>
          </w:p>
        </w:tc>
      </w:tr>
    </w:tbl>
    <w:p w14:paraId="0E9CF724" w14:textId="77777777" w:rsidR="009F2112" w:rsidRDefault="005942DF">
      <w:pPr>
        <w:pStyle w:val="NRELHead03"/>
        <w:pPrChange w:id="851" w:author="mmeshek" w:date="2017-09-26T08:22:00Z">
          <w:pPr>
            <w:pStyle w:val="Heading3"/>
          </w:pPr>
        </w:pPrChange>
      </w:pPr>
      <w:bookmarkStart w:id="852" w:name="AesdRecords.VarMeta"/>
      <w:bookmarkEnd w:id="852"/>
      <w:r>
        <w:t>VarMeta</w:t>
      </w:r>
    </w:p>
    <w:p w14:paraId="36C1CF5C" w14:textId="77777777" w:rsidR="009F2112" w:rsidRDefault="005942DF">
      <w:pPr>
        <w:pStyle w:val="NRELBodyText"/>
        <w:pPrChange w:id="853" w:author="mmeshek" w:date="2017-09-26T08:23:00Z">
          <w:pPr>
            <w:pStyle w:val="FirstParagraph"/>
          </w:pPr>
        </w:pPrChange>
      </w:pPr>
      <w:r>
        <w:t>Metadata for a variable.</w:t>
      </w:r>
    </w:p>
    <w:tbl>
      <w:tblPr>
        <w:tblW w:w="0" w:type="pct"/>
        <w:tblLook w:val="07E0" w:firstRow="1" w:lastRow="1" w:firstColumn="1" w:lastColumn="1" w:noHBand="1" w:noVBand="1"/>
      </w:tblPr>
      <w:tblGrid>
        <w:gridCol w:w="1211"/>
        <w:gridCol w:w="1589"/>
        <w:gridCol w:w="1132"/>
        <w:gridCol w:w="5644"/>
      </w:tblGrid>
      <w:tr w:rsidR="009F2112" w14:paraId="684E74B4" w14:textId="77777777">
        <w:tc>
          <w:tcPr>
            <w:tcW w:w="0" w:type="auto"/>
            <w:tcBorders>
              <w:bottom w:val="single" w:sz="0" w:space="0" w:color="auto"/>
            </w:tcBorders>
            <w:vAlign w:val="bottom"/>
          </w:tcPr>
          <w:p w14:paraId="443CC780" w14:textId="77777777" w:rsidR="009F2112" w:rsidRDefault="005942DF">
            <w:pPr>
              <w:pStyle w:val="Compact"/>
            </w:pPr>
            <w:r>
              <w:t>Field</w:t>
            </w:r>
          </w:p>
        </w:tc>
        <w:tc>
          <w:tcPr>
            <w:tcW w:w="0" w:type="auto"/>
            <w:tcBorders>
              <w:bottom w:val="single" w:sz="0" w:space="0" w:color="auto"/>
            </w:tcBorders>
            <w:vAlign w:val="bottom"/>
          </w:tcPr>
          <w:p w14:paraId="6ABE537D" w14:textId="77777777" w:rsidR="009F2112" w:rsidRDefault="005942DF">
            <w:pPr>
              <w:pStyle w:val="Compact"/>
            </w:pPr>
            <w:r>
              <w:t>Type</w:t>
            </w:r>
          </w:p>
        </w:tc>
        <w:tc>
          <w:tcPr>
            <w:tcW w:w="0" w:type="auto"/>
            <w:tcBorders>
              <w:bottom w:val="single" w:sz="0" w:space="0" w:color="auto"/>
            </w:tcBorders>
            <w:vAlign w:val="bottom"/>
          </w:tcPr>
          <w:p w14:paraId="2295C205" w14:textId="77777777" w:rsidR="009F2112" w:rsidRDefault="005942DF">
            <w:pPr>
              <w:pStyle w:val="Compact"/>
            </w:pPr>
            <w:r>
              <w:t>Label</w:t>
            </w:r>
          </w:p>
        </w:tc>
        <w:tc>
          <w:tcPr>
            <w:tcW w:w="0" w:type="auto"/>
            <w:tcBorders>
              <w:bottom w:val="single" w:sz="0" w:space="0" w:color="auto"/>
            </w:tcBorders>
            <w:vAlign w:val="bottom"/>
          </w:tcPr>
          <w:p w14:paraId="66410AF6" w14:textId="77777777" w:rsidR="009F2112" w:rsidRDefault="005942DF">
            <w:pPr>
              <w:pStyle w:val="Compact"/>
            </w:pPr>
            <w:r>
              <w:t>Description</w:t>
            </w:r>
          </w:p>
        </w:tc>
      </w:tr>
      <w:tr w:rsidR="009F2112" w14:paraId="590761BC" w14:textId="77777777">
        <w:tc>
          <w:tcPr>
            <w:tcW w:w="0" w:type="auto"/>
          </w:tcPr>
          <w:p w14:paraId="24E00877" w14:textId="77777777" w:rsidR="009F2112" w:rsidRDefault="005942DF">
            <w:pPr>
              <w:pStyle w:val="Compact"/>
            </w:pPr>
            <w:r>
              <w:t>var_id</w:t>
            </w:r>
          </w:p>
        </w:tc>
        <w:tc>
          <w:tcPr>
            <w:tcW w:w="0" w:type="auto"/>
          </w:tcPr>
          <w:p w14:paraId="41B1865C" w14:textId="77777777" w:rsidR="009F2112" w:rsidRDefault="00C715C0">
            <w:pPr>
              <w:pStyle w:val="Compact"/>
            </w:pPr>
            <w:hyperlink w:anchor="int32">
              <w:r w:rsidR="005942DF">
                <w:rPr>
                  <w:rStyle w:val="Hyperlink"/>
                </w:rPr>
                <w:t>int32</w:t>
              </w:r>
            </w:hyperlink>
          </w:p>
        </w:tc>
        <w:tc>
          <w:tcPr>
            <w:tcW w:w="0" w:type="auto"/>
          </w:tcPr>
          <w:p w14:paraId="527C5C0D" w14:textId="77777777" w:rsidR="009F2112" w:rsidRDefault="005942DF">
            <w:pPr>
              <w:pStyle w:val="Compact"/>
            </w:pPr>
            <w:r>
              <w:t>optional</w:t>
            </w:r>
          </w:p>
        </w:tc>
        <w:tc>
          <w:tcPr>
            <w:tcW w:w="0" w:type="auto"/>
          </w:tcPr>
          <w:p w14:paraId="07E43664" w14:textId="77777777" w:rsidR="009F2112" w:rsidRDefault="005942DF" w:rsidP="00AF08DB">
            <w:pPr>
              <w:pStyle w:val="Compact"/>
            </w:pPr>
            <w:r>
              <w:t xml:space="preserve">[semantically required] </w:t>
            </w:r>
            <w:del w:id="854" w:author="mmeshek" w:date="2017-10-18T16:46:00Z">
              <w:r w:rsidDel="00FF165A">
                <w:delText>A</w:delText>
              </w:r>
            </w:del>
            <w:ins w:id="855" w:author="mmeshek" w:date="2017-10-19T08:29:00Z">
              <w:r w:rsidR="00AF08DB">
                <w:t>a</w:t>
              </w:r>
            </w:ins>
            <w:ins w:id="856" w:author="mmeshek" w:date="2017-10-18T16:46:00Z">
              <w:r w:rsidR="00FF165A">
                <w:t>n</w:t>
              </w:r>
            </w:ins>
            <w:r>
              <w:t xml:space="preserve"> integer identifying the</w:t>
            </w:r>
            <w:del w:id="857" w:author="mmeshek" w:date="2017-10-18T16:46:00Z">
              <w:r w:rsidDel="00FF165A">
                <w:delText xml:space="preserve"> </w:delText>
              </w:r>
            </w:del>
            <w:ins w:id="858" w:author="mmeshek" w:date="2017-10-18T16:46:00Z">
              <w:r w:rsidR="00FF165A">
                <w:t> </w:t>
              </w:r>
            </w:ins>
            <w:r>
              <w:t>variable</w:t>
            </w:r>
            <w:del w:id="859" w:author="mmeshek" w:date="2017-10-18T16:46:00Z">
              <w:r w:rsidDel="00FF165A">
                <w:delText>.</w:delText>
              </w:r>
            </w:del>
          </w:p>
        </w:tc>
      </w:tr>
      <w:tr w:rsidR="009F2112" w14:paraId="1087C9E8" w14:textId="77777777">
        <w:tc>
          <w:tcPr>
            <w:tcW w:w="0" w:type="auto"/>
          </w:tcPr>
          <w:p w14:paraId="0B3D471C" w14:textId="77777777" w:rsidR="009F2112" w:rsidRDefault="005942DF">
            <w:pPr>
              <w:pStyle w:val="Compact"/>
            </w:pPr>
            <w:r>
              <w:t>var_name</w:t>
            </w:r>
          </w:p>
        </w:tc>
        <w:tc>
          <w:tcPr>
            <w:tcW w:w="0" w:type="auto"/>
          </w:tcPr>
          <w:p w14:paraId="48DDC088" w14:textId="77777777" w:rsidR="009F2112" w:rsidRDefault="00C715C0">
            <w:pPr>
              <w:pStyle w:val="Compact"/>
            </w:pPr>
            <w:hyperlink w:anchor="string">
              <w:r w:rsidR="005942DF">
                <w:rPr>
                  <w:rStyle w:val="Hyperlink"/>
                </w:rPr>
                <w:t>string</w:t>
              </w:r>
            </w:hyperlink>
          </w:p>
        </w:tc>
        <w:tc>
          <w:tcPr>
            <w:tcW w:w="0" w:type="auto"/>
          </w:tcPr>
          <w:p w14:paraId="7E30068E" w14:textId="77777777" w:rsidR="009F2112" w:rsidRDefault="005942DF">
            <w:pPr>
              <w:pStyle w:val="Compact"/>
            </w:pPr>
            <w:r>
              <w:t>optional</w:t>
            </w:r>
          </w:p>
        </w:tc>
        <w:tc>
          <w:tcPr>
            <w:tcW w:w="0" w:type="auto"/>
          </w:tcPr>
          <w:p w14:paraId="13787E09" w14:textId="77777777" w:rsidR="009F2112" w:rsidRDefault="005942DF" w:rsidP="00FF165A">
            <w:pPr>
              <w:pStyle w:val="Compact"/>
            </w:pPr>
            <w:r>
              <w:t xml:space="preserve">[semantically required] </w:t>
            </w:r>
            <w:del w:id="860" w:author="mmeshek" w:date="2017-10-18T16:46:00Z">
              <w:r w:rsidDel="00FF165A">
                <w:delText>T</w:delText>
              </w:r>
            </w:del>
            <w:ins w:id="861" w:author="mmeshek" w:date="2017-10-18T16:46:00Z">
              <w:r w:rsidR="00FF165A">
                <w:t>t</w:t>
              </w:r>
            </w:ins>
            <w:r>
              <w:t>he name of the variable</w:t>
            </w:r>
            <w:del w:id="862" w:author="mmeshek" w:date="2017-10-18T16:46:00Z">
              <w:r w:rsidDel="00FF165A">
                <w:delText>.</w:delText>
              </w:r>
            </w:del>
          </w:p>
        </w:tc>
      </w:tr>
      <w:tr w:rsidR="009F2112" w14:paraId="478D7CDE" w14:textId="77777777">
        <w:tc>
          <w:tcPr>
            <w:tcW w:w="0" w:type="auto"/>
          </w:tcPr>
          <w:p w14:paraId="44598A52" w14:textId="77777777" w:rsidR="009F2112" w:rsidRDefault="005942DF">
            <w:pPr>
              <w:pStyle w:val="Compact"/>
            </w:pPr>
            <w:r>
              <w:t>units</w:t>
            </w:r>
          </w:p>
        </w:tc>
        <w:tc>
          <w:tcPr>
            <w:tcW w:w="0" w:type="auto"/>
          </w:tcPr>
          <w:p w14:paraId="3A1C38BE" w14:textId="77777777" w:rsidR="009F2112" w:rsidRDefault="00C715C0">
            <w:pPr>
              <w:pStyle w:val="Compact"/>
            </w:pPr>
            <w:hyperlink w:anchor="string">
              <w:r w:rsidR="005942DF">
                <w:rPr>
                  <w:rStyle w:val="Hyperlink"/>
                </w:rPr>
                <w:t>string</w:t>
              </w:r>
            </w:hyperlink>
          </w:p>
        </w:tc>
        <w:tc>
          <w:tcPr>
            <w:tcW w:w="0" w:type="auto"/>
          </w:tcPr>
          <w:p w14:paraId="67B99967" w14:textId="77777777" w:rsidR="009F2112" w:rsidRDefault="005942DF">
            <w:pPr>
              <w:pStyle w:val="Compact"/>
            </w:pPr>
            <w:r>
              <w:t>optional</w:t>
            </w:r>
          </w:p>
        </w:tc>
        <w:tc>
          <w:tcPr>
            <w:tcW w:w="0" w:type="auto"/>
          </w:tcPr>
          <w:p w14:paraId="563EF017" w14:textId="77777777" w:rsidR="009F2112" w:rsidRDefault="005942DF" w:rsidP="00FF165A">
            <w:pPr>
              <w:pStyle w:val="Compact"/>
            </w:pPr>
            <w:r>
              <w:t xml:space="preserve">[semantically optional] </w:t>
            </w:r>
            <w:del w:id="863" w:author="mmeshek" w:date="2017-10-18T16:46:00Z">
              <w:r w:rsidDel="00FF165A">
                <w:delText>T</w:delText>
              </w:r>
            </w:del>
            <w:ins w:id="864" w:author="mmeshek" w:date="2017-10-18T16:46:00Z">
              <w:r w:rsidR="00FF165A">
                <w:t>t</w:t>
              </w:r>
            </w:ins>
            <w:r>
              <w:t>he name of the unit of measure for values of the variable</w:t>
            </w:r>
            <w:del w:id="865" w:author="mmeshek" w:date="2017-10-18T16:46:00Z">
              <w:r w:rsidDel="00FF165A">
                <w:delText>.</w:delText>
              </w:r>
            </w:del>
          </w:p>
        </w:tc>
      </w:tr>
      <w:tr w:rsidR="009F2112" w14:paraId="2A23E153" w14:textId="77777777">
        <w:tc>
          <w:tcPr>
            <w:tcW w:w="0" w:type="auto"/>
          </w:tcPr>
          <w:p w14:paraId="19FC3AAD" w14:textId="77777777" w:rsidR="009F2112" w:rsidRDefault="005942DF">
            <w:pPr>
              <w:pStyle w:val="Compact"/>
            </w:pPr>
            <w:r>
              <w:t>si</w:t>
            </w:r>
          </w:p>
        </w:tc>
        <w:tc>
          <w:tcPr>
            <w:tcW w:w="0" w:type="auto"/>
          </w:tcPr>
          <w:p w14:paraId="7C63B325" w14:textId="77777777" w:rsidR="009F2112" w:rsidRDefault="00C715C0">
            <w:pPr>
              <w:pStyle w:val="Compact"/>
            </w:pPr>
            <w:hyperlink w:anchor="sint32">
              <w:r w:rsidR="005942DF">
                <w:rPr>
                  <w:rStyle w:val="Hyperlink"/>
                </w:rPr>
                <w:t>sint32</w:t>
              </w:r>
            </w:hyperlink>
          </w:p>
        </w:tc>
        <w:tc>
          <w:tcPr>
            <w:tcW w:w="0" w:type="auto"/>
          </w:tcPr>
          <w:p w14:paraId="17DC8A68" w14:textId="77777777" w:rsidR="009F2112" w:rsidRDefault="005942DF">
            <w:pPr>
              <w:pStyle w:val="Compact"/>
            </w:pPr>
            <w:r>
              <w:t>repeated</w:t>
            </w:r>
          </w:p>
        </w:tc>
        <w:tc>
          <w:tcPr>
            <w:tcW w:w="0" w:type="auto"/>
          </w:tcPr>
          <w:p w14:paraId="02B663EB" w14:textId="77777777" w:rsidR="009F2112" w:rsidRDefault="005942DF" w:rsidP="004609AA">
            <w:pPr>
              <w:pStyle w:val="Compact"/>
            </w:pPr>
            <w:r>
              <w:t xml:space="preserve">[semantically optional] </w:t>
            </w:r>
            <w:del w:id="866" w:author="mmeshek" w:date="2017-10-18T16:46:00Z">
              <w:r w:rsidDel="00FF165A">
                <w:delText>T</w:delText>
              </w:r>
            </w:del>
            <w:ins w:id="867" w:author="mmeshek" w:date="2017-10-18T16:46:00Z">
              <w:r w:rsidR="00FF165A">
                <w:t>t</w:t>
              </w:r>
            </w:ins>
            <w:r>
              <w:t xml:space="preserve">he unit of measure expressed as a list of the exponents for the </w:t>
            </w:r>
            <w:del w:id="868" w:author="mmeshek" w:date="2017-09-26T09:10:00Z">
              <w:r w:rsidDel="004043B4">
                <w:delText>eigth</w:delText>
              </w:r>
            </w:del>
            <w:ins w:id="869" w:author="mmeshek" w:date="2017-09-26T09:10:00Z">
              <w:r w:rsidR="004043B4">
                <w:t>eight</w:t>
              </w:r>
            </w:ins>
            <w:r>
              <w:t xml:space="preserve"> fundamental SI quantities [meter, kilogram, second, ampere, kelvin, mole, </w:t>
            </w:r>
            <w:commentRangeStart w:id="870"/>
            <w:commentRangeStart w:id="871"/>
            <w:del w:id="872" w:author="Bush, Brian" w:date="2017-10-24T12:02:00Z">
              <w:r w:rsidDel="004609AA">
                <w:delText>calenda</w:delText>
              </w:r>
            </w:del>
            <w:commentRangeEnd w:id="870"/>
            <w:ins w:id="873" w:author="Bush, Brian" w:date="2017-10-24T12:02:00Z">
              <w:r w:rsidR="004609AA">
                <w:t>ca</w:t>
              </w:r>
              <w:r w:rsidR="004609AA">
                <w:t>nd</w:t>
              </w:r>
              <w:r w:rsidR="004609AA">
                <w:t>e</w:t>
              </w:r>
            </w:ins>
            <w:ins w:id="874" w:author="Bush, Brian" w:date="2017-10-24T12:03:00Z">
              <w:r w:rsidR="004609AA">
                <w:t>l</w:t>
              </w:r>
            </w:ins>
            <w:ins w:id="875" w:author="Bush, Brian" w:date="2017-10-24T12:02:00Z">
              <w:r w:rsidR="004609AA">
                <w:t>a</w:t>
              </w:r>
            </w:ins>
            <w:r w:rsidR="004043B4">
              <w:rPr>
                <w:rStyle w:val="CommentReference"/>
              </w:rPr>
              <w:commentReference w:id="870"/>
            </w:r>
            <w:commentRangeEnd w:id="871"/>
            <w:r w:rsidR="004609AA">
              <w:rPr>
                <w:rStyle w:val="CommentReference"/>
              </w:rPr>
              <w:commentReference w:id="871"/>
            </w:r>
            <w:r>
              <w:t>, radian]</w:t>
            </w:r>
            <w:del w:id="876" w:author="mmeshek" w:date="2017-10-19T14:22:00Z">
              <w:r w:rsidDel="005B465E">
                <w:delText>.</w:delText>
              </w:r>
            </w:del>
            <w:ins w:id="877" w:author="mmeshek" w:date="2017-10-19T14:22:00Z">
              <w:r w:rsidR="005B465E">
                <w:t>;</w:t>
              </w:r>
            </w:ins>
            <w:r>
              <w:t xml:space="preserve"> </w:t>
            </w:r>
            <w:del w:id="878" w:author="mmeshek" w:date="2017-10-19T14:22:00Z">
              <w:r w:rsidDel="005B465E">
                <w:delText>F</w:delText>
              </w:r>
            </w:del>
            <w:ins w:id="879" w:author="mmeshek" w:date="2017-10-19T14:22:00Z">
              <w:r w:rsidR="005B465E">
                <w:t>f</w:t>
              </w:r>
            </w:ins>
            <w:r>
              <w:t xml:space="preserve">or </w:t>
            </w:r>
            <w:r>
              <w:lastRenderedPageBreak/>
              <w:t xml:space="preserve">example, the unit of acceleration </w:t>
            </w:r>
            <m:oMath>
              <m:r>
                <w:rPr>
                  <w:rFonts w:ascii="Cambria Math" w:hAnsi="Cambria Math"/>
                </w:rPr>
                <m:t>m/</m:t>
              </m:r>
              <m:sSup>
                <m:sSupPr>
                  <m:ctrlPr>
                    <w:rPr>
                      <w:rFonts w:ascii="Cambria Math" w:hAnsi="Cambria Math"/>
                    </w:rPr>
                  </m:ctrlPr>
                </m:sSupPr>
                <m:e>
                  <m:r>
                    <w:rPr>
                      <w:rFonts w:ascii="Cambria Math" w:hAnsi="Cambria Math"/>
                    </w:rPr>
                    <m:t>s</m:t>
                  </m:r>
                </m:e>
                <m:sup>
                  <m:r>
                    <w:rPr>
                      <w:rFonts w:ascii="Cambria Math" w:hAnsi="Cambria Math"/>
                    </w:rPr>
                    <m:t>2</m:t>
                  </m:r>
                </m:sup>
              </m:sSup>
            </m:oMath>
            <w:r>
              <w:t xml:space="preserve"> would be express as </w:t>
            </w:r>
            <w:r>
              <w:rPr>
                <w:rStyle w:val="VerbatimChar"/>
              </w:rPr>
              <w:t>[1, 0, -2, 0, 0, 0, 0, 0]</w:t>
            </w:r>
            <w:r>
              <w:t xml:space="preserve"> because meters has an exponent of positive one and seconds has an exponent of negative two.</w:t>
            </w:r>
          </w:p>
        </w:tc>
      </w:tr>
      <w:tr w:rsidR="009F2112" w14:paraId="4EA5C0E1" w14:textId="77777777">
        <w:tc>
          <w:tcPr>
            <w:tcW w:w="0" w:type="auto"/>
          </w:tcPr>
          <w:p w14:paraId="3D87F469" w14:textId="77777777" w:rsidR="009F2112" w:rsidRDefault="005942DF">
            <w:pPr>
              <w:pStyle w:val="Compact"/>
            </w:pPr>
            <w:r>
              <w:lastRenderedPageBreak/>
              <w:t>scale</w:t>
            </w:r>
          </w:p>
        </w:tc>
        <w:tc>
          <w:tcPr>
            <w:tcW w:w="0" w:type="auto"/>
          </w:tcPr>
          <w:p w14:paraId="23B84706" w14:textId="77777777" w:rsidR="009F2112" w:rsidRDefault="00C715C0">
            <w:pPr>
              <w:pStyle w:val="Compact"/>
            </w:pPr>
            <w:hyperlink w:anchor="double">
              <w:r w:rsidR="005942DF">
                <w:rPr>
                  <w:rStyle w:val="Hyperlink"/>
                </w:rPr>
                <w:t>double</w:t>
              </w:r>
            </w:hyperlink>
          </w:p>
        </w:tc>
        <w:tc>
          <w:tcPr>
            <w:tcW w:w="0" w:type="auto"/>
          </w:tcPr>
          <w:p w14:paraId="6F8973B7" w14:textId="77777777" w:rsidR="009F2112" w:rsidRDefault="005942DF">
            <w:pPr>
              <w:pStyle w:val="Compact"/>
            </w:pPr>
            <w:r>
              <w:t>optional</w:t>
            </w:r>
          </w:p>
        </w:tc>
        <w:tc>
          <w:tcPr>
            <w:tcW w:w="0" w:type="auto"/>
          </w:tcPr>
          <w:p w14:paraId="072918B6" w14:textId="77777777" w:rsidR="009F2112" w:rsidRDefault="005942DF" w:rsidP="005B465E">
            <w:pPr>
              <w:pStyle w:val="Compact"/>
            </w:pPr>
            <w:r>
              <w:t>[semantically optional] An overall scale relative to the fundamental SI scale of the unit of measure</w:t>
            </w:r>
            <w:ins w:id="880" w:author="mmeshek" w:date="2017-10-19T14:22:00Z">
              <w:r w:rsidR="005B465E">
                <w:t>;</w:t>
              </w:r>
            </w:ins>
            <w:del w:id="881" w:author="mmeshek" w:date="2017-10-19T14:22:00Z">
              <w:r w:rsidDel="005B465E">
                <w:delText>.</w:delText>
              </w:r>
            </w:del>
            <w:r>
              <w:t xml:space="preserve"> </w:t>
            </w:r>
            <w:del w:id="882" w:author="mmeshek" w:date="2017-10-19T14:22:00Z">
              <w:r w:rsidDel="005B465E">
                <w:delText>F</w:delText>
              </w:r>
            </w:del>
            <w:ins w:id="883" w:author="mmeshek" w:date="2017-10-19T14:22:00Z">
              <w:r w:rsidR="005B465E">
                <w:t>f</w:t>
              </w:r>
            </w:ins>
            <w:r>
              <w:t xml:space="preserve">or instance, kilometers would have a scale </w:t>
            </w:r>
            <w:ins w:id="884" w:author="mmeshek" w:date="2017-10-19T14:23:00Z">
              <w:r w:rsidR="005B465E">
                <w:t xml:space="preserve">of </w:t>
              </w:r>
            </w:ins>
            <w:r>
              <w:t>1</w:t>
            </w:r>
            <w:ins w:id="885" w:author="mmeshek" w:date="2017-10-19T14:22:00Z">
              <w:r w:rsidR="005B465E">
                <w:t>,</w:t>
              </w:r>
            </w:ins>
            <w:r>
              <w:t>000 because the fundamental unit of distance is meters.</w:t>
            </w:r>
          </w:p>
        </w:tc>
      </w:tr>
      <w:tr w:rsidR="009F2112" w14:paraId="59FA4FB6" w14:textId="77777777">
        <w:tc>
          <w:tcPr>
            <w:tcW w:w="0" w:type="auto"/>
          </w:tcPr>
          <w:p w14:paraId="47E54B82" w14:textId="77777777" w:rsidR="009F2112" w:rsidRDefault="005942DF">
            <w:pPr>
              <w:pStyle w:val="Compact"/>
            </w:pPr>
            <w:r>
              <w:t>type</w:t>
            </w:r>
          </w:p>
        </w:tc>
        <w:tc>
          <w:tcPr>
            <w:tcW w:w="0" w:type="auto"/>
          </w:tcPr>
          <w:p w14:paraId="428E96EA" w14:textId="77777777" w:rsidR="009F2112" w:rsidRDefault="00C715C0">
            <w:pPr>
              <w:pStyle w:val="Compact"/>
            </w:pPr>
            <w:hyperlink w:anchor="AesdRecords.VariableType">
              <w:r w:rsidR="005942DF">
                <w:rPr>
                  <w:rStyle w:val="Hyperlink"/>
                </w:rPr>
                <w:t>VariableType</w:t>
              </w:r>
            </w:hyperlink>
          </w:p>
        </w:tc>
        <w:tc>
          <w:tcPr>
            <w:tcW w:w="0" w:type="auto"/>
          </w:tcPr>
          <w:p w14:paraId="73405CEE" w14:textId="77777777" w:rsidR="009F2112" w:rsidRDefault="005942DF">
            <w:pPr>
              <w:pStyle w:val="Compact"/>
            </w:pPr>
            <w:r>
              <w:t>optional</w:t>
            </w:r>
          </w:p>
        </w:tc>
        <w:tc>
          <w:tcPr>
            <w:tcW w:w="0" w:type="auto"/>
          </w:tcPr>
          <w:p w14:paraId="073A1312" w14:textId="77777777" w:rsidR="009F2112" w:rsidRDefault="005942DF" w:rsidP="00AF08DB">
            <w:pPr>
              <w:pStyle w:val="Compact"/>
            </w:pPr>
            <w:r>
              <w:t xml:space="preserve">[semantically optional] </w:t>
            </w:r>
            <w:del w:id="886" w:author="mmeshek" w:date="2017-10-19T08:29:00Z">
              <w:r w:rsidDel="00AF08DB">
                <w:delText>T</w:delText>
              </w:r>
            </w:del>
            <w:ins w:id="887" w:author="mmeshek" w:date="2017-10-19T08:29:00Z">
              <w:r w:rsidR="00AF08DB">
                <w:t>t</w:t>
              </w:r>
            </w:ins>
            <w:r>
              <w:t>he data type for values of the variable</w:t>
            </w:r>
            <w:del w:id="888" w:author="mmeshek" w:date="2017-10-19T08:29:00Z">
              <w:r w:rsidDel="00AF08DB">
                <w:delText>.</w:delText>
              </w:r>
            </w:del>
            <w:ins w:id="889" w:author="mmeshek" w:date="2017-10-19T08:29:00Z">
              <w:r w:rsidR="00AF08DB">
                <w:t>;</w:t>
              </w:r>
            </w:ins>
            <w:r>
              <w:t xml:space="preserve"> The default type is real number.</w:t>
            </w:r>
          </w:p>
        </w:tc>
      </w:tr>
    </w:tbl>
    <w:p w14:paraId="72D0DF77" w14:textId="77777777" w:rsidR="009F2112" w:rsidRDefault="005942DF">
      <w:pPr>
        <w:pStyle w:val="NRELHead03"/>
        <w:pPrChange w:id="890" w:author="mmeshek" w:date="2017-09-26T08:22:00Z">
          <w:pPr>
            <w:pStyle w:val="Heading3"/>
          </w:pPr>
        </w:pPrChange>
      </w:pPr>
      <w:bookmarkStart w:id="891" w:name="AesdRecords.VarSet"/>
      <w:bookmarkEnd w:id="891"/>
      <w:r>
        <w:t>VarSet</w:t>
      </w:r>
    </w:p>
    <w:p w14:paraId="5219DD14" w14:textId="77777777" w:rsidR="009F2112" w:rsidRDefault="005942DF">
      <w:pPr>
        <w:pStyle w:val="NRELBodyText"/>
        <w:pPrChange w:id="892" w:author="mmeshek" w:date="2017-09-26T08:23:00Z">
          <w:pPr>
            <w:pStyle w:val="FirstParagraph"/>
          </w:pPr>
        </w:pPrChange>
      </w:pPr>
      <w:r>
        <w:t>A set of values for a variable.</w:t>
      </w:r>
    </w:p>
    <w:tbl>
      <w:tblPr>
        <w:tblW w:w="0" w:type="pct"/>
        <w:tblLook w:val="07E0" w:firstRow="1" w:lastRow="1" w:firstColumn="1" w:lastColumn="1" w:noHBand="1" w:noVBand="1"/>
      </w:tblPr>
      <w:tblGrid>
        <w:gridCol w:w="1151"/>
        <w:gridCol w:w="793"/>
        <w:gridCol w:w="1132"/>
        <w:gridCol w:w="5480"/>
      </w:tblGrid>
      <w:tr w:rsidR="009F2112" w14:paraId="3411E37C" w14:textId="77777777">
        <w:tc>
          <w:tcPr>
            <w:tcW w:w="0" w:type="auto"/>
            <w:tcBorders>
              <w:bottom w:val="single" w:sz="0" w:space="0" w:color="auto"/>
            </w:tcBorders>
            <w:vAlign w:val="bottom"/>
          </w:tcPr>
          <w:p w14:paraId="4543240E" w14:textId="77777777" w:rsidR="009F2112" w:rsidRDefault="005942DF">
            <w:pPr>
              <w:pStyle w:val="Compact"/>
            </w:pPr>
            <w:r>
              <w:t>Field</w:t>
            </w:r>
          </w:p>
        </w:tc>
        <w:tc>
          <w:tcPr>
            <w:tcW w:w="0" w:type="auto"/>
            <w:tcBorders>
              <w:bottom w:val="single" w:sz="0" w:space="0" w:color="auto"/>
            </w:tcBorders>
            <w:vAlign w:val="bottom"/>
          </w:tcPr>
          <w:p w14:paraId="3BCAF41E" w14:textId="77777777" w:rsidR="009F2112" w:rsidRDefault="005942DF">
            <w:pPr>
              <w:pStyle w:val="Compact"/>
            </w:pPr>
            <w:r>
              <w:t>Type</w:t>
            </w:r>
          </w:p>
        </w:tc>
        <w:tc>
          <w:tcPr>
            <w:tcW w:w="0" w:type="auto"/>
            <w:tcBorders>
              <w:bottom w:val="single" w:sz="0" w:space="0" w:color="auto"/>
            </w:tcBorders>
            <w:vAlign w:val="bottom"/>
          </w:tcPr>
          <w:p w14:paraId="7404043A" w14:textId="77777777" w:rsidR="009F2112" w:rsidRDefault="005942DF">
            <w:pPr>
              <w:pStyle w:val="Compact"/>
            </w:pPr>
            <w:r>
              <w:t>Label</w:t>
            </w:r>
          </w:p>
        </w:tc>
        <w:tc>
          <w:tcPr>
            <w:tcW w:w="0" w:type="auto"/>
            <w:tcBorders>
              <w:bottom w:val="single" w:sz="0" w:space="0" w:color="auto"/>
            </w:tcBorders>
            <w:vAlign w:val="bottom"/>
          </w:tcPr>
          <w:p w14:paraId="59232366" w14:textId="77777777" w:rsidR="009F2112" w:rsidRDefault="005942DF">
            <w:pPr>
              <w:pStyle w:val="Compact"/>
            </w:pPr>
            <w:r>
              <w:t>Description</w:t>
            </w:r>
          </w:p>
        </w:tc>
      </w:tr>
      <w:tr w:rsidR="009F2112" w14:paraId="1FAE4E09" w14:textId="77777777">
        <w:tc>
          <w:tcPr>
            <w:tcW w:w="0" w:type="auto"/>
          </w:tcPr>
          <w:p w14:paraId="2D50E750" w14:textId="77777777" w:rsidR="009F2112" w:rsidRDefault="005942DF">
            <w:pPr>
              <w:pStyle w:val="Compact"/>
            </w:pPr>
            <w:r>
              <w:t>elements</w:t>
            </w:r>
          </w:p>
        </w:tc>
        <w:tc>
          <w:tcPr>
            <w:tcW w:w="0" w:type="auto"/>
          </w:tcPr>
          <w:p w14:paraId="13C6A4AF" w14:textId="77777777" w:rsidR="009F2112" w:rsidRDefault="00C715C0">
            <w:pPr>
              <w:pStyle w:val="Compact"/>
            </w:pPr>
            <w:hyperlink w:anchor="AesdRecords.Value">
              <w:r w:rsidR="005942DF">
                <w:rPr>
                  <w:rStyle w:val="Hyperlink"/>
                </w:rPr>
                <w:t>Value</w:t>
              </w:r>
            </w:hyperlink>
          </w:p>
        </w:tc>
        <w:tc>
          <w:tcPr>
            <w:tcW w:w="0" w:type="auto"/>
          </w:tcPr>
          <w:p w14:paraId="46A87F07" w14:textId="77777777" w:rsidR="009F2112" w:rsidRDefault="005942DF">
            <w:pPr>
              <w:pStyle w:val="Compact"/>
            </w:pPr>
            <w:r>
              <w:t>repeated</w:t>
            </w:r>
          </w:p>
        </w:tc>
        <w:tc>
          <w:tcPr>
            <w:tcW w:w="0" w:type="auto"/>
          </w:tcPr>
          <w:p w14:paraId="491E04E3" w14:textId="77777777" w:rsidR="009F2112" w:rsidRDefault="005942DF" w:rsidP="00AF08DB">
            <w:pPr>
              <w:pStyle w:val="Compact"/>
            </w:pPr>
            <w:r>
              <w:t xml:space="preserve">[semantically optional] </w:t>
            </w:r>
            <w:del w:id="893" w:author="mmeshek" w:date="2017-10-19T08:30:00Z">
              <w:r w:rsidDel="00AF08DB">
                <w:delText>T</w:delText>
              </w:r>
            </w:del>
            <w:ins w:id="894" w:author="mmeshek" w:date="2017-10-19T08:30:00Z">
              <w:r w:rsidR="00AF08DB">
                <w:t>t</w:t>
              </w:r>
            </w:ins>
            <w:r>
              <w:t>he list of values in the set</w:t>
            </w:r>
            <w:del w:id="895" w:author="mmeshek" w:date="2017-10-19T08:30:00Z">
              <w:r w:rsidDel="00AF08DB">
                <w:delText>.</w:delText>
              </w:r>
            </w:del>
          </w:p>
        </w:tc>
      </w:tr>
    </w:tbl>
    <w:p w14:paraId="7CF47360" w14:textId="77777777" w:rsidR="009F2112" w:rsidRDefault="005942DF">
      <w:pPr>
        <w:pStyle w:val="NRELHead03"/>
        <w:pPrChange w:id="896" w:author="mmeshek" w:date="2017-09-26T08:22:00Z">
          <w:pPr>
            <w:pStyle w:val="Heading3"/>
          </w:pPr>
        </w:pPrChange>
      </w:pPr>
      <w:bookmarkStart w:id="897" w:name="AesdRecords.VarValue"/>
      <w:bookmarkEnd w:id="897"/>
      <w:r>
        <w:t>VarValue</w:t>
      </w:r>
    </w:p>
    <w:p w14:paraId="48FB2E59" w14:textId="77777777" w:rsidR="009F2112" w:rsidRDefault="005942DF">
      <w:pPr>
        <w:pStyle w:val="NRELBodyText"/>
        <w:pPrChange w:id="898" w:author="mmeshek" w:date="2017-09-26T08:23:00Z">
          <w:pPr>
            <w:pStyle w:val="FirstParagraph"/>
          </w:pPr>
        </w:pPrChange>
      </w:pPr>
      <w:r>
        <w:t>The value of a variable.</w:t>
      </w:r>
    </w:p>
    <w:tbl>
      <w:tblPr>
        <w:tblW w:w="0" w:type="pct"/>
        <w:tblLook w:val="07E0" w:firstRow="1" w:lastRow="1" w:firstColumn="1" w:lastColumn="1" w:noHBand="1" w:noVBand="1"/>
      </w:tblPr>
      <w:tblGrid>
        <w:gridCol w:w="843"/>
        <w:gridCol w:w="793"/>
        <w:gridCol w:w="1069"/>
        <w:gridCol w:w="5832"/>
      </w:tblGrid>
      <w:tr w:rsidR="009F2112" w14:paraId="2D257F30" w14:textId="77777777">
        <w:tc>
          <w:tcPr>
            <w:tcW w:w="0" w:type="auto"/>
            <w:tcBorders>
              <w:bottom w:val="single" w:sz="0" w:space="0" w:color="auto"/>
            </w:tcBorders>
            <w:vAlign w:val="bottom"/>
          </w:tcPr>
          <w:p w14:paraId="672DEB90" w14:textId="77777777" w:rsidR="009F2112" w:rsidRDefault="005942DF">
            <w:pPr>
              <w:pStyle w:val="Compact"/>
            </w:pPr>
            <w:r>
              <w:t>Field</w:t>
            </w:r>
          </w:p>
        </w:tc>
        <w:tc>
          <w:tcPr>
            <w:tcW w:w="0" w:type="auto"/>
            <w:tcBorders>
              <w:bottom w:val="single" w:sz="0" w:space="0" w:color="auto"/>
            </w:tcBorders>
            <w:vAlign w:val="bottom"/>
          </w:tcPr>
          <w:p w14:paraId="67B2EE58" w14:textId="77777777" w:rsidR="009F2112" w:rsidRDefault="005942DF">
            <w:pPr>
              <w:pStyle w:val="Compact"/>
            </w:pPr>
            <w:r>
              <w:t>Type</w:t>
            </w:r>
          </w:p>
        </w:tc>
        <w:tc>
          <w:tcPr>
            <w:tcW w:w="0" w:type="auto"/>
            <w:tcBorders>
              <w:bottom w:val="single" w:sz="0" w:space="0" w:color="auto"/>
            </w:tcBorders>
            <w:vAlign w:val="bottom"/>
          </w:tcPr>
          <w:p w14:paraId="566E898C" w14:textId="77777777" w:rsidR="009F2112" w:rsidRDefault="005942DF">
            <w:pPr>
              <w:pStyle w:val="Compact"/>
            </w:pPr>
            <w:r>
              <w:t>Label</w:t>
            </w:r>
          </w:p>
        </w:tc>
        <w:tc>
          <w:tcPr>
            <w:tcW w:w="0" w:type="auto"/>
            <w:tcBorders>
              <w:bottom w:val="single" w:sz="0" w:space="0" w:color="auto"/>
            </w:tcBorders>
            <w:vAlign w:val="bottom"/>
          </w:tcPr>
          <w:p w14:paraId="699FA90E" w14:textId="77777777" w:rsidR="009F2112" w:rsidRDefault="005942DF">
            <w:pPr>
              <w:pStyle w:val="Compact"/>
            </w:pPr>
            <w:r>
              <w:t>Description</w:t>
            </w:r>
          </w:p>
        </w:tc>
      </w:tr>
      <w:tr w:rsidR="009F2112" w14:paraId="36E75A64" w14:textId="77777777">
        <w:tc>
          <w:tcPr>
            <w:tcW w:w="0" w:type="auto"/>
          </w:tcPr>
          <w:p w14:paraId="128D2D01" w14:textId="77777777" w:rsidR="009F2112" w:rsidRDefault="005942DF">
            <w:pPr>
              <w:pStyle w:val="Compact"/>
            </w:pPr>
            <w:r>
              <w:t>var_id</w:t>
            </w:r>
          </w:p>
        </w:tc>
        <w:tc>
          <w:tcPr>
            <w:tcW w:w="0" w:type="auto"/>
          </w:tcPr>
          <w:p w14:paraId="4D044DAA" w14:textId="77777777" w:rsidR="009F2112" w:rsidRDefault="00C715C0">
            <w:pPr>
              <w:pStyle w:val="Compact"/>
            </w:pPr>
            <w:hyperlink w:anchor="int32">
              <w:r w:rsidR="005942DF">
                <w:rPr>
                  <w:rStyle w:val="Hyperlink"/>
                </w:rPr>
                <w:t>int32</w:t>
              </w:r>
            </w:hyperlink>
          </w:p>
        </w:tc>
        <w:tc>
          <w:tcPr>
            <w:tcW w:w="0" w:type="auto"/>
          </w:tcPr>
          <w:p w14:paraId="3924457B" w14:textId="77777777" w:rsidR="009F2112" w:rsidRDefault="005942DF">
            <w:pPr>
              <w:pStyle w:val="Compact"/>
            </w:pPr>
            <w:r>
              <w:t>optional</w:t>
            </w:r>
          </w:p>
        </w:tc>
        <w:tc>
          <w:tcPr>
            <w:tcW w:w="0" w:type="auto"/>
          </w:tcPr>
          <w:p w14:paraId="3F8A478A" w14:textId="77777777" w:rsidR="009F2112" w:rsidRDefault="005942DF" w:rsidP="00AF08DB">
            <w:pPr>
              <w:pStyle w:val="Compact"/>
            </w:pPr>
            <w:r>
              <w:t xml:space="preserve">[semantically required] </w:t>
            </w:r>
            <w:del w:id="899" w:author="mmeshek" w:date="2017-10-19T08:30:00Z">
              <w:r w:rsidDel="00AF08DB">
                <w:delText>T</w:delText>
              </w:r>
            </w:del>
            <w:ins w:id="900" w:author="mmeshek" w:date="2017-10-19T08:30:00Z">
              <w:r w:rsidR="00AF08DB">
                <w:t>t</w:t>
              </w:r>
            </w:ins>
            <w:r>
              <w:t>he identifier for the variable</w:t>
            </w:r>
            <w:del w:id="901" w:author="mmeshek" w:date="2017-10-19T08:30:00Z">
              <w:r w:rsidDel="00AF08DB">
                <w:delText>.</w:delText>
              </w:r>
            </w:del>
          </w:p>
        </w:tc>
      </w:tr>
      <w:tr w:rsidR="009F2112" w14:paraId="303C816A" w14:textId="77777777">
        <w:tc>
          <w:tcPr>
            <w:tcW w:w="0" w:type="auto"/>
          </w:tcPr>
          <w:p w14:paraId="64837F53" w14:textId="77777777" w:rsidR="009F2112" w:rsidRDefault="005942DF">
            <w:pPr>
              <w:pStyle w:val="Compact"/>
            </w:pPr>
            <w:r>
              <w:t>value</w:t>
            </w:r>
          </w:p>
        </w:tc>
        <w:tc>
          <w:tcPr>
            <w:tcW w:w="0" w:type="auto"/>
          </w:tcPr>
          <w:p w14:paraId="23B87A8E" w14:textId="77777777" w:rsidR="009F2112" w:rsidRDefault="00C715C0">
            <w:pPr>
              <w:pStyle w:val="Compact"/>
            </w:pPr>
            <w:hyperlink w:anchor="AesdRecords.Value">
              <w:r w:rsidR="005942DF">
                <w:rPr>
                  <w:rStyle w:val="Hyperlink"/>
                </w:rPr>
                <w:t>Value</w:t>
              </w:r>
            </w:hyperlink>
          </w:p>
        </w:tc>
        <w:tc>
          <w:tcPr>
            <w:tcW w:w="0" w:type="auto"/>
          </w:tcPr>
          <w:p w14:paraId="77426689" w14:textId="77777777" w:rsidR="009F2112" w:rsidRDefault="005942DF">
            <w:pPr>
              <w:pStyle w:val="Compact"/>
            </w:pPr>
            <w:r>
              <w:t>optional</w:t>
            </w:r>
          </w:p>
        </w:tc>
        <w:tc>
          <w:tcPr>
            <w:tcW w:w="0" w:type="auto"/>
          </w:tcPr>
          <w:p w14:paraId="49648483" w14:textId="77777777" w:rsidR="009F2112" w:rsidRDefault="005942DF" w:rsidP="00AF08DB">
            <w:pPr>
              <w:pStyle w:val="Compact"/>
            </w:pPr>
            <w:r>
              <w:t xml:space="preserve">[semantically required] </w:t>
            </w:r>
            <w:del w:id="902" w:author="mmeshek" w:date="2017-10-19T08:30:00Z">
              <w:r w:rsidDel="00AF08DB">
                <w:delText>T</w:delText>
              </w:r>
            </w:del>
            <w:ins w:id="903" w:author="mmeshek" w:date="2017-10-19T08:30:00Z">
              <w:r w:rsidR="00AF08DB">
                <w:t>t</w:t>
              </w:r>
            </w:ins>
            <w:r>
              <w:t>he value of the variable</w:t>
            </w:r>
            <w:del w:id="904" w:author="mmeshek" w:date="2017-10-19T08:30:00Z">
              <w:r w:rsidDel="00AF08DB">
                <w:delText>.</w:delText>
              </w:r>
            </w:del>
          </w:p>
        </w:tc>
      </w:tr>
    </w:tbl>
    <w:p w14:paraId="1C3D8199" w14:textId="77777777" w:rsidR="009F2112" w:rsidRDefault="005942DF">
      <w:pPr>
        <w:pStyle w:val="NRELHead03"/>
        <w:pPrChange w:id="905" w:author="mmeshek" w:date="2017-09-26T08:22:00Z">
          <w:pPr>
            <w:pStyle w:val="Heading3"/>
          </w:pPr>
        </w:pPrChange>
      </w:pPr>
      <w:bookmarkStart w:id="906" w:name="variabletype"/>
      <w:bookmarkEnd w:id="906"/>
      <w:r>
        <w:t>VariableType</w:t>
      </w:r>
    </w:p>
    <w:p w14:paraId="7EA185FF" w14:textId="77777777" w:rsidR="009F2112" w:rsidRDefault="005942DF">
      <w:pPr>
        <w:pStyle w:val="NRELBodyText"/>
        <w:pPrChange w:id="907" w:author="mmeshek" w:date="2017-09-26T08:23:00Z">
          <w:pPr>
            <w:pStyle w:val="FirstParagraph"/>
          </w:pPr>
        </w:pPrChange>
      </w:pPr>
      <w:r>
        <w:t>The data type for a value.</w:t>
      </w:r>
    </w:p>
    <w:tbl>
      <w:tblPr>
        <w:tblW w:w="0" w:type="pct"/>
        <w:tblLook w:val="07E0" w:firstRow="1" w:lastRow="1" w:firstColumn="1" w:lastColumn="1" w:noHBand="1" w:noVBand="1"/>
      </w:tblPr>
      <w:tblGrid>
        <w:gridCol w:w="1172"/>
        <w:gridCol w:w="1060"/>
        <w:gridCol w:w="2216"/>
      </w:tblGrid>
      <w:tr w:rsidR="009F2112" w14:paraId="6BDD6F34" w14:textId="77777777">
        <w:tc>
          <w:tcPr>
            <w:tcW w:w="0" w:type="auto"/>
            <w:tcBorders>
              <w:bottom w:val="single" w:sz="0" w:space="0" w:color="auto"/>
            </w:tcBorders>
            <w:vAlign w:val="bottom"/>
          </w:tcPr>
          <w:p w14:paraId="159E896A" w14:textId="77777777" w:rsidR="009F2112" w:rsidRDefault="005942DF">
            <w:pPr>
              <w:pStyle w:val="Compact"/>
            </w:pPr>
            <w:r>
              <w:t>Name</w:t>
            </w:r>
          </w:p>
        </w:tc>
        <w:tc>
          <w:tcPr>
            <w:tcW w:w="0" w:type="auto"/>
            <w:tcBorders>
              <w:bottom w:val="single" w:sz="0" w:space="0" w:color="auto"/>
            </w:tcBorders>
            <w:vAlign w:val="bottom"/>
          </w:tcPr>
          <w:p w14:paraId="7E0A720F" w14:textId="77777777" w:rsidR="009F2112" w:rsidRDefault="005942DF">
            <w:pPr>
              <w:pStyle w:val="Compact"/>
            </w:pPr>
            <w:r>
              <w:t>Number</w:t>
            </w:r>
          </w:p>
        </w:tc>
        <w:tc>
          <w:tcPr>
            <w:tcW w:w="0" w:type="auto"/>
            <w:tcBorders>
              <w:bottom w:val="single" w:sz="0" w:space="0" w:color="auto"/>
            </w:tcBorders>
            <w:vAlign w:val="bottom"/>
          </w:tcPr>
          <w:p w14:paraId="71C69F62" w14:textId="77777777" w:rsidR="009F2112" w:rsidRDefault="005942DF">
            <w:pPr>
              <w:pStyle w:val="Compact"/>
            </w:pPr>
            <w:r>
              <w:t>Description</w:t>
            </w:r>
          </w:p>
        </w:tc>
      </w:tr>
      <w:tr w:rsidR="009F2112" w14:paraId="0D7A4343" w14:textId="77777777">
        <w:tc>
          <w:tcPr>
            <w:tcW w:w="0" w:type="auto"/>
          </w:tcPr>
          <w:p w14:paraId="290020CB" w14:textId="77777777" w:rsidR="009F2112" w:rsidRDefault="005942DF">
            <w:pPr>
              <w:pStyle w:val="Compact"/>
            </w:pPr>
            <w:r>
              <w:t>REAL</w:t>
            </w:r>
          </w:p>
        </w:tc>
        <w:tc>
          <w:tcPr>
            <w:tcW w:w="0" w:type="auto"/>
          </w:tcPr>
          <w:p w14:paraId="04F6CBD0" w14:textId="77777777" w:rsidR="009F2112" w:rsidRDefault="005942DF">
            <w:pPr>
              <w:pStyle w:val="Compact"/>
            </w:pPr>
            <w:r>
              <w:t>0</w:t>
            </w:r>
          </w:p>
        </w:tc>
        <w:tc>
          <w:tcPr>
            <w:tcW w:w="0" w:type="auto"/>
          </w:tcPr>
          <w:p w14:paraId="0AF5A9A8" w14:textId="77777777" w:rsidR="009F2112" w:rsidRDefault="00AF08DB" w:rsidP="00AF08DB">
            <w:pPr>
              <w:pStyle w:val="Compact"/>
            </w:pPr>
            <w:ins w:id="908" w:author="mmeshek" w:date="2017-10-19T08:30:00Z">
              <w:r>
                <w:t>a</w:t>
              </w:r>
            </w:ins>
            <w:del w:id="909" w:author="mmeshek" w:date="2017-10-19T08:30:00Z">
              <w:r w:rsidR="005942DF" w:rsidDel="00AF08DB">
                <w:delText>A</w:delText>
              </w:r>
            </w:del>
            <w:r w:rsidR="005942DF">
              <w:t xml:space="preserve"> real number</w:t>
            </w:r>
            <w:del w:id="910" w:author="mmeshek" w:date="2017-10-19T08:30:00Z">
              <w:r w:rsidR="005942DF" w:rsidDel="00AF08DB">
                <w:delText>.</w:delText>
              </w:r>
            </w:del>
          </w:p>
        </w:tc>
      </w:tr>
      <w:tr w:rsidR="009F2112" w14:paraId="2D851EC3" w14:textId="77777777">
        <w:tc>
          <w:tcPr>
            <w:tcW w:w="0" w:type="auto"/>
          </w:tcPr>
          <w:p w14:paraId="267321C8" w14:textId="77777777" w:rsidR="009F2112" w:rsidRDefault="005942DF">
            <w:pPr>
              <w:pStyle w:val="Compact"/>
            </w:pPr>
            <w:r>
              <w:t>INTEGER</w:t>
            </w:r>
          </w:p>
        </w:tc>
        <w:tc>
          <w:tcPr>
            <w:tcW w:w="0" w:type="auto"/>
          </w:tcPr>
          <w:p w14:paraId="29E3B13A" w14:textId="77777777" w:rsidR="009F2112" w:rsidRDefault="005942DF">
            <w:pPr>
              <w:pStyle w:val="Compact"/>
            </w:pPr>
            <w:r>
              <w:t>1</w:t>
            </w:r>
          </w:p>
        </w:tc>
        <w:tc>
          <w:tcPr>
            <w:tcW w:w="0" w:type="auto"/>
          </w:tcPr>
          <w:p w14:paraId="1F12C10F" w14:textId="77777777" w:rsidR="009F2112" w:rsidRDefault="00AF08DB" w:rsidP="00AF08DB">
            <w:pPr>
              <w:pStyle w:val="Compact"/>
            </w:pPr>
            <w:ins w:id="911" w:author="mmeshek" w:date="2017-10-19T08:30:00Z">
              <w:r>
                <w:t>a</w:t>
              </w:r>
            </w:ins>
            <w:del w:id="912" w:author="mmeshek" w:date="2017-10-19T08:30:00Z">
              <w:r w:rsidR="005942DF" w:rsidDel="00AF08DB">
                <w:delText>A</w:delText>
              </w:r>
            </w:del>
            <w:r w:rsidR="005942DF">
              <w:t>n integer</w:t>
            </w:r>
            <w:del w:id="913" w:author="mmeshek" w:date="2017-10-19T08:30:00Z">
              <w:r w:rsidR="005942DF" w:rsidDel="00AF08DB">
                <w:delText>.</w:delText>
              </w:r>
            </w:del>
          </w:p>
        </w:tc>
      </w:tr>
      <w:tr w:rsidR="009F2112" w14:paraId="1FE53D40" w14:textId="77777777">
        <w:tc>
          <w:tcPr>
            <w:tcW w:w="0" w:type="auto"/>
          </w:tcPr>
          <w:p w14:paraId="66F9EF29" w14:textId="77777777" w:rsidR="009F2112" w:rsidRDefault="005942DF">
            <w:pPr>
              <w:pStyle w:val="Compact"/>
            </w:pPr>
            <w:r>
              <w:t>STRING</w:t>
            </w:r>
          </w:p>
        </w:tc>
        <w:tc>
          <w:tcPr>
            <w:tcW w:w="0" w:type="auto"/>
          </w:tcPr>
          <w:p w14:paraId="1D58ED4F" w14:textId="77777777" w:rsidR="009F2112" w:rsidRDefault="005942DF">
            <w:pPr>
              <w:pStyle w:val="Compact"/>
            </w:pPr>
            <w:r>
              <w:t>2</w:t>
            </w:r>
          </w:p>
        </w:tc>
        <w:tc>
          <w:tcPr>
            <w:tcW w:w="0" w:type="auto"/>
          </w:tcPr>
          <w:p w14:paraId="7794BB60" w14:textId="77777777" w:rsidR="009F2112" w:rsidRDefault="00AF08DB" w:rsidP="00AF08DB">
            <w:pPr>
              <w:pStyle w:val="Compact"/>
            </w:pPr>
            <w:ins w:id="914" w:author="mmeshek" w:date="2017-10-19T08:30:00Z">
              <w:r>
                <w:t>a</w:t>
              </w:r>
            </w:ins>
            <w:del w:id="915" w:author="mmeshek" w:date="2017-10-19T08:30:00Z">
              <w:r w:rsidR="005942DF" w:rsidDel="00AF08DB">
                <w:delText>A</w:delText>
              </w:r>
            </w:del>
            <w:r w:rsidR="005942DF">
              <w:t xml:space="preserve"> character string</w:t>
            </w:r>
            <w:del w:id="916" w:author="mmeshek" w:date="2017-10-19T08:30:00Z">
              <w:r w:rsidR="005942DF" w:rsidDel="00AF08DB">
                <w:delText>.</w:delText>
              </w:r>
            </w:del>
          </w:p>
        </w:tc>
      </w:tr>
    </w:tbl>
    <w:p w14:paraId="386B7EF7" w14:textId="77777777" w:rsidR="009F2112" w:rsidRDefault="005942DF">
      <w:pPr>
        <w:pStyle w:val="NRELHead02"/>
        <w:pPrChange w:id="917" w:author="mmeshek" w:date="2017-09-26T08:22:00Z">
          <w:pPr>
            <w:pStyle w:val="Heading2"/>
          </w:pPr>
        </w:pPrChange>
      </w:pPr>
      <w:bookmarkStart w:id="918" w:name="scalar-value-types"/>
      <w:bookmarkStart w:id="919" w:name="_Toc492447376"/>
      <w:bookmarkStart w:id="920" w:name="_Toc494178816"/>
      <w:bookmarkEnd w:id="918"/>
      <w:r>
        <w:t>Scalar Value Types</w:t>
      </w:r>
      <w:bookmarkEnd w:id="919"/>
      <w:bookmarkEnd w:id="920"/>
    </w:p>
    <w:tbl>
      <w:tblPr>
        <w:tblW w:w="0" w:type="pct"/>
        <w:tblLook w:val="07E0" w:firstRow="1" w:lastRow="1" w:firstColumn="1" w:lastColumn="1" w:noHBand="1" w:noVBand="1"/>
      </w:tblPr>
      <w:tblGrid>
        <w:gridCol w:w="1170"/>
        <w:gridCol w:w="4661"/>
        <w:gridCol w:w="989"/>
        <w:gridCol w:w="1301"/>
        <w:gridCol w:w="1455"/>
      </w:tblGrid>
      <w:tr w:rsidR="009F2112" w14:paraId="7225EC72" w14:textId="77777777" w:rsidTr="00A77227">
        <w:trPr>
          <w:tblHeader/>
        </w:trPr>
        <w:tc>
          <w:tcPr>
            <w:tcW w:w="0" w:type="auto"/>
            <w:tcBorders>
              <w:bottom w:val="single" w:sz="0" w:space="0" w:color="auto"/>
            </w:tcBorders>
            <w:vAlign w:val="bottom"/>
          </w:tcPr>
          <w:p w14:paraId="0EF2A4D9" w14:textId="77777777" w:rsidR="009F2112" w:rsidRDefault="005942DF">
            <w:pPr>
              <w:pStyle w:val="Compact"/>
            </w:pPr>
            <w:r>
              <w:t>.proto Type</w:t>
            </w:r>
          </w:p>
        </w:tc>
        <w:tc>
          <w:tcPr>
            <w:tcW w:w="0" w:type="auto"/>
            <w:tcBorders>
              <w:bottom w:val="single" w:sz="0" w:space="0" w:color="auto"/>
            </w:tcBorders>
            <w:vAlign w:val="bottom"/>
          </w:tcPr>
          <w:p w14:paraId="0DAAC784" w14:textId="77777777" w:rsidR="009F2112" w:rsidRDefault="005942DF">
            <w:pPr>
              <w:pStyle w:val="Compact"/>
            </w:pPr>
            <w:r>
              <w:t>Notes</w:t>
            </w:r>
          </w:p>
        </w:tc>
        <w:tc>
          <w:tcPr>
            <w:tcW w:w="0" w:type="auto"/>
            <w:tcBorders>
              <w:bottom w:val="single" w:sz="0" w:space="0" w:color="auto"/>
            </w:tcBorders>
            <w:vAlign w:val="bottom"/>
          </w:tcPr>
          <w:p w14:paraId="6BB4CCA5" w14:textId="77777777" w:rsidR="009F2112" w:rsidRDefault="005942DF">
            <w:pPr>
              <w:pStyle w:val="Compact"/>
            </w:pPr>
            <w:r>
              <w:t>C++ Type</w:t>
            </w:r>
          </w:p>
        </w:tc>
        <w:tc>
          <w:tcPr>
            <w:tcW w:w="0" w:type="auto"/>
            <w:tcBorders>
              <w:bottom w:val="single" w:sz="0" w:space="0" w:color="auto"/>
            </w:tcBorders>
            <w:vAlign w:val="bottom"/>
          </w:tcPr>
          <w:p w14:paraId="121BD0E7" w14:textId="77777777" w:rsidR="009F2112" w:rsidRDefault="005942DF">
            <w:pPr>
              <w:pStyle w:val="Compact"/>
            </w:pPr>
            <w:r>
              <w:t>Java Type</w:t>
            </w:r>
          </w:p>
        </w:tc>
        <w:tc>
          <w:tcPr>
            <w:tcW w:w="0" w:type="auto"/>
            <w:tcBorders>
              <w:bottom w:val="single" w:sz="0" w:space="0" w:color="auto"/>
            </w:tcBorders>
            <w:vAlign w:val="bottom"/>
          </w:tcPr>
          <w:p w14:paraId="5029E43E" w14:textId="77777777" w:rsidR="009F2112" w:rsidRDefault="005942DF">
            <w:pPr>
              <w:pStyle w:val="Compact"/>
            </w:pPr>
            <w:r>
              <w:t>Python Type</w:t>
            </w:r>
          </w:p>
        </w:tc>
      </w:tr>
      <w:tr w:rsidR="009F2112" w14:paraId="64625823" w14:textId="77777777">
        <w:tc>
          <w:tcPr>
            <w:tcW w:w="0" w:type="auto"/>
          </w:tcPr>
          <w:p w14:paraId="33ECCE05" w14:textId="77777777" w:rsidR="009F2112" w:rsidRDefault="005942DF">
            <w:pPr>
              <w:pStyle w:val="Compact"/>
            </w:pPr>
            <w:r>
              <w:t>double</w:t>
            </w:r>
          </w:p>
        </w:tc>
        <w:tc>
          <w:tcPr>
            <w:tcW w:w="0" w:type="auto"/>
          </w:tcPr>
          <w:p w14:paraId="1EA8725B" w14:textId="77777777" w:rsidR="009F2112" w:rsidRDefault="009F2112">
            <w:pPr>
              <w:pStyle w:val="Compact"/>
            </w:pPr>
          </w:p>
        </w:tc>
        <w:tc>
          <w:tcPr>
            <w:tcW w:w="0" w:type="auto"/>
          </w:tcPr>
          <w:p w14:paraId="3F37CD0C" w14:textId="77777777" w:rsidR="009F2112" w:rsidRDefault="005942DF">
            <w:pPr>
              <w:pStyle w:val="Compact"/>
            </w:pPr>
            <w:r>
              <w:t>double</w:t>
            </w:r>
          </w:p>
        </w:tc>
        <w:tc>
          <w:tcPr>
            <w:tcW w:w="0" w:type="auto"/>
          </w:tcPr>
          <w:p w14:paraId="5AC223D8" w14:textId="77777777" w:rsidR="009F2112" w:rsidRDefault="005942DF">
            <w:pPr>
              <w:pStyle w:val="Compact"/>
            </w:pPr>
            <w:r>
              <w:t>double</w:t>
            </w:r>
          </w:p>
        </w:tc>
        <w:tc>
          <w:tcPr>
            <w:tcW w:w="0" w:type="auto"/>
          </w:tcPr>
          <w:p w14:paraId="64E5F12E" w14:textId="77777777" w:rsidR="009F2112" w:rsidRDefault="005942DF">
            <w:pPr>
              <w:pStyle w:val="Compact"/>
            </w:pPr>
            <w:r>
              <w:t>float</w:t>
            </w:r>
          </w:p>
        </w:tc>
      </w:tr>
      <w:tr w:rsidR="009F2112" w14:paraId="38AE12F7" w14:textId="77777777">
        <w:tc>
          <w:tcPr>
            <w:tcW w:w="0" w:type="auto"/>
          </w:tcPr>
          <w:p w14:paraId="2BDC1C2B" w14:textId="77777777" w:rsidR="009F2112" w:rsidRDefault="005942DF">
            <w:pPr>
              <w:pStyle w:val="Compact"/>
            </w:pPr>
            <w:r>
              <w:t>float</w:t>
            </w:r>
          </w:p>
        </w:tc>
        <w:tc>
          <w:tcPr>
            <w:tcW w:w="0" w:type="auto"/>
          </w:tcPr>
          <w:p w14:paraId="36317537" w14:textId="77777777" w:rsidR="009F2112" w:rsidRDefault="009F2112">
            <w:pPr>
              <w:pStyle w:val="Compact"/>
            </w:pPr>
          </w:p>
        </w:tc>
        <w:tc>
          <w:tcPr>
            <w:tcW w:w="0" w:type="auto"/>
          </w:tcPr>
          <w:p w14:paraId="226A7F6C" w14:textId="77777777" w:rsidR="009F2112" w:rsidRDefault="005942DF">
            <w:pPr>
              <w:pStyle w:val="Compact"/>
            </w:pPr>
            <w:r>
              <w:t>float</w:t>
            </w:r>
          </w:p>
        </w:tc>
        <w:tc>
          <w:tcPr>
            <w:tcW w:w="0" w:type="auto"/>
          </w:tcPr>
          <w:p w14:paraId="6AA70DCD" w14:textId="77777777" w:rsidR="009F2112" w:rsidRDefault="005942DF">
            <w:pPr>
              <w:pStyle w:val="Compact"/>
            </w:pPr>
            <w:r>
              <w:t>float</w:t>
            </w:r>
          </w:p>
        </w:tc>
        <w:tc>
          <w:tcPr>
            <w:tcW w:w="0" w:type="auto"/>
          </w:tcPr>
          <w:p w14:paraId="25C95AD3" w14:textId="77777777" w:rsidR="009F2112" w:rsidRDefault="005942DF">
            <w:pPr>
              <w:pStyle w:val="Compact"/>
            </w:pPr>
            <w:r>
              <w:t>float</w:t>
            </w:r>
          </w:p>
        </w:tc>
      </w:tr>
      <w:tr w:rsidR="009F2112" w14:paraId="3B5DDE0D" w14:textId="77777777">
        <w:tc>
          <w:tcPr>
            <w:tcW w:w="0" w:type="auto"/>
          </w:tcPr>
          <w:p w14:paraId="091A5E0F" w14:textId="77777777" w:rsidR="009F2112" w:rsidRDefault="005942DF">
            <w:pPr>
              <w:pStyle w:val="Compact"/>
            </w:pPr>
            <w:r>
              <w:t>int32</w:t>
            </w:r>
          </w:p>
        </w:tc>
        <w:tc>
          <w:tcPr>
            <w:tcW w:w="0" w:type="auto"/>
          </w:tcPr>
          <w:p w14:paraId="53970E22" w14:textId="77777777" w:rsidR="009F2112" w:rsidRDefault="005942DF" w:rsidP="005B465E">
            <w:pPr>
              <w:pStyle w:val="Compact"/>
            </w:pPr>
            <w:r>
              <w:t>Uses variable-length encoding. Inefficient for encoding negative numbers</w:t>
            </w:r>
            <w:del w:id="921" w:author="mmeshek" w:date="2017-10-19T14:24:00Z">
              <w:r w:rsidDel="005B465E">
                <w:delText xml:space="preserve"> – </w:delText>
              </w:r>
            </w:del>
            <w:ins w:id="922" w:author="mmeshek" w:date="2017-10-19T14:24:00Z">
              <w:r w:rsidR="005B465E">
                <w:t>—</w:t>
              </w:r>
            </w:ins>
            <w:r>
              <w:t>if your field is likely to have negative values, use sint32 instead.</w:t>
            </w:r>
          </w:p>
        </w:tc>
        <w:tc>
          <w:tcPr>
            <w:tcW w:w="0" w:type="auto"/>
          </w:tcPr>
          <w:p w14:paraId="65062064" w14:textId="77777777" w:rsidR="009F2112" w:rsidRDefault="005942DF">
            <w:pPr>
              <w:pStyle w:val="Compact"/>
            </w:pPr>
            <w:r>
              <w:t>int32</w:t>
            </w:r>
          </w:p>
        </w:tc>
        <w:tc>
          <w:tcPr>
            <w:tcW w:w="0" w:type="auto"/>
          </w:tcPr>
          <w:p w14:paraId="371587B4" w14:textId="77777777" w:rsidR="009F2112" w:rsidRDefault="005942DF">
            <w:pPr>
              <w:pStyle w:val="Compact"/>
            </w:pPr>
            <w:r>
              <w:t>int</w:t>
            </w:r>
          </w:p>
        </w:tc>
        <w:tc>
          <w:tcPr>
            <w:tcW w:w="0" w:type="auto"/>
          </w:tcPr>
          <w:p w14:paraId="5003C308" w14:textId="77777777" w:rsidR="009F2112" w:rsidRDefault="005942DF">
            <w:pPr>
              <w:pStyle w:val="Compact"/>
            </w:pPr>
            <w:r>
              <w:t>int</w:t>
            </w:r>
          </w:p>
        </w:tc>
      </w:tr>
      <w:tr w:rsidR="009F2112" w14:paraId="3D1B6A29" w14:textId="77777777">
        <w:tc>
          <w:tcPr>
            <w:tcW w:w="0" w:type="auto"/>
          </w:tcPr>
          <w:p w14:paraId="1B1C71E4" w14:textId="77777777" w:rsidR="009F2112" w:rsidRDefault="005942DF">
            <w:pPr>
              <w:pStyle w:val="Compact"/>
            </w:pPr>
            <w:r>
              <w:t>int64</w:t>
            </w:r>
          </w:p>
        </w:tc>
        <w:tc>
          <w:tcPr>
            <w:tcW w:w="0" w:type="auto"/>
          </w:tcPr>
          <w:p w14:paraId="2D49F126" w14:textId="77777777" w:rsidR="009F2112" w:rsidRDefault="005942DF" w:rsidP="005B465E">
            <w:pPr>
              <w:pStyle w:val="Compact"/>
            </w:pPr>
            <w:r>
              <w:t>Uses variable-length encoding. Inefficient for encoding negative numbers</w:t>
            </w:r>
            <w:del w:id="923" w:author="mmeshek" w:date="2017-10-19T14:23:00Z">
              <w:r w:rsidDel="005B465E">
                <w:delText xml:space="preserve"> –</w:delText>
              </w:r>
            </w:del>
            <w:ins w:id="924" w:author="mmeshek" w:date="2017-10-19T14:23:00Z">
              <w:r w:rsidR="005B465E">
                <w:t>;</w:t>
              </w:r>
            </w:ins>
            <w:r>
              <w:t xml:space="preserve"> if your </w:t>
            </w:r>
            <w:r>
              <w:lastRenderedPageBreak/>
              <w:t>field is likely to have negative values, use sint64 instead.</w:t>
            </w:r>
          </w:p>
        </w:tc>
        <w:tc>
          <w:tcPr>
            <w:tcW w:w="0" w:type="auto"/>
          </w:tcPr>
          <w:p w14:paraId="08B516ED" w14:textId="77777777" w:rsidR="009F2112" w:rsidRDefault="005942DF">
            <w:pPr>
              <w:pStyle w:val="Compact"/>
            </w:pPr>
            <w:r>
              <w:lastRenderedPageBreak/>
              <w:t>int64</w:t>
            </w:r>
          </w:p>
        </w:tc>
        <w:tc>
          <w:tcPr>
            <w:tcW w:w="0" w:type="auto"/>
          </w:tcPr>
          <w:p w14:paraId="263D2697" w14:textId="77777777" w:rsidR="009F2112" w:rsidRDefault="005942DF">
            <w:pPr>
              <w:pStyle w:val="Compact"/>
            </w:pPr>
            <w:r>
              <w:t>long</w:t>
            </w:r>
          </w:p>
        </w:tc>
        <w:tc>
          <w:tcPr>
            <w:tcW w:w="0" w:type="auto"/>
          </w:tcPr>
          <w:p w14:paraId="12FE33F1" w14:textId="77777777" w:rsidR="009F2112" w:rsidRDefault="005942DF">
            <w:pPr>
              <w:pStyle w:val="Compact"/>
            </w:pPr>
            <w:r>
              <w:t>int/long</w:t>
            </w:r>
          </w:p>
        </w:tc>
      </w:tr>
      <w:tr w:rsidR="009F2112" w14:paraId="0444F650" w14:textId="77777777">
        <w:tc>
          <w:tcPr>
            <w:tcW w:w="0" w:type="auto"/>
          </w:tcPr>
          <w:p w14:paraId="5FC476EB" w14:textId="77777777" w:rsidR="009F2112" w:rsidRDefault="005942DF">
            <w:pPr>
              <w:pStyle w:val="Compact"/>
            </w:pPr>
            <w:r>
              <w:t>uint32</w:t>
            </w:r>
          </w:p>
        </w:tc>
        <w:tc>
          <w:tcPr>
            <w:tcW w:w="0" w:type="auto"/>
          </w:tcPr>
          <w:p w14:paraId="0F12EEEA" w14:textId="77777777" w:rsidR="009F2112" w:rsidRDefault="005942DF">
            <w:pPr>
              <w:pStyle w:val="Compact"/>
            </w:pPr>
            <w:r>
              <w:t>Uses variable-length encoding.</w:t>
            </w:r>
          </w:p>
        </w:tc>
        <w:tc>
          <w:tcPr>
            <w:tcW w:w="0" w:type="auto"/>
          </w:tcPr>
          <w:p w14:paraId="64643CCE" w14:textId="77777777" w:rsidR="009F2112" w:rsidRDefault="005942DF">
            <w:pPr>
              <w:pStyle w:val="Compact"/>
            </w:pPr>
            <w:r>
              <w:t>uint32</w:t>
            </w:r>
          </w:p>
        </w:tc>
        <w:tc>
          <w:tcPr>
            <w:tcW w:w="0" w:type="auto"/>
          </w:tcPr>
          <w:p w14:paraId="747D94B5" w14:textId="77777777" w:rsidR="009F2112" w:rsidRDefault="005942DF">
            <w:pPr>
              <w:pStyle w:val="Compact"/>
            </w:pPr>
            <w:r>
              <w:t>int</w:t>
            </w:r>
          </w:p>
        </w:tc>
        <w:tc>
          <w:tcPr>
            <w:tcW w:w="0" w:type="auto"/>
          </w:tcPr>
          <w:p w14:paraId="10BED6D9" w14:textId="77777777" w:rsidR="009F2112" w:rsidRDefault="005942DF">
            <w:pPr>
              <w:pStyle w:val="Compact"/>
            </w:pPr>
            <w:r>
              <w:t>int/long</w:t>
            </w:r>
          </w:p>
        </w:tc>
      </w:tr>
      <w:tr w:rsidR="009F2112" w14:paraId="09BA5CF8" w14:textId="77777777">
        <w:tc>
          <w:tcPr>
            <w:tcW w:w="0" w:type="auto"/>
          </w:tcPr>
          <w:p w14:paraId="64AA065F" w14:textId="77777777" w:rsidR="009F2112" w:rsidRDefault="005942DF">
            <w:pPr>
              <w:pStyle w:val="Compact"/>
            </w:pPr>
            <w:r>
              <w:t>uint64</w:t>
            </w:r>
          </w:p>
        </w:tc>
        <w:tc>
          <w:tcPr>
            <w:tcW w:w="0" w:type="auto"/>
          </w:tcPr>
          <w:p w14:paraId="69C343E6" w14:textId="77777777" w:rsidR="009F2112" w:rsidRDefault="005942DF">
            <w:pPr>
              <w:pStyle w:val="Compact"/>
            </w:pPr>
            <w:r>
              <w:t>Uses variable-length encoding.</w:t>
            </w:r>
          </w:p>
        </w:tc>
        <w:tc>
          <w:tcPr>
            <w:tcW w:w="0" w:type="auto"/>
          </w:tcPr>
          <w:p w14:paraId="0310C326" w14:textId="77777777" w:rsidR="009F2112" w:rsidRDefault="005942DF">
            <w:pPr>
              <w:pStyle w:val="Compact"/>
            </w:pPr>
            <w:r>
              <w:t>uint64</w:t>
            </w:r>
          </w:p>
        </w:tc>
        <w:tc>
          <w:tcPr>
            <w:tcW w:w="0" w:type="auto"/>
          </w:tcPr>
          <w:p w14:paraId="351B2E32" w14:textId="77777777" w:rsidR="009F2112" w:rsidRDefault="005942DF">
            <w:pPr>
              <w:pStyle w:val="Compact"/>
            </w:pPr>
            <w:r>
              <w:t>long</w:t>
            </w:r>
          </w:p>
        </w:tc>
        <w:tc>
          <w:tcPr>
            <w:tcW w:w="0" w:type="auto"/>
          </w:tcPr>
          <w:p w14:paraId="6EC80024" w14:textId="77777777" w:rsidR="009F2112" w:rsidRDefault="005942DF">
            <w:pPr>
              <w:pStyle w:val="Compact"/>
            </w:pPr>
            <w:r>
              <w:t>int/long</w:t>
            </w:r>
          </w:p>
        </w:tc>
      </w:tr>
      <w:tr w:rsidR="009F2112" w14:paraId="31BA1B22" w14:textId="77777777">
        <w:tc>
          <w:tcPr>
            <w:tcW w:w="0" w:type="auto"/>
          </w:tcPr>
          <w:p w14:paraId="4D8D3B2F" w14:textId="77777777" w:rsidR="009F2112" w:rsidRDefault="005942DF">
            <w:pPr>
              <w:pStyle w:val="Compact"/>
            </w:pPr>
            <w:r>
              <w:t>sint32</w:t>
            </w:r>
          </w:p>
        </w:tc>
        <w:tc>
          <w:tcPr>
            <w:tcW w:w="0" w:type="auto"/>
          </w:tcPr>
          <w:p w14:paraId="3E24508B" w14:textId="77777777" w:rsidR="009F2112" w:rsidRDefault="005942DF">
            <w:pPr>
              <w:pStyle w:val="Compact"/>
            </w:pPr>
            <w:r>
              <w:t>Uses variable-length encoding. Signed int value. These more efficiently encode negative numbers than regular int32s.</w:t>
            </w:r>
          </w:p>
        </w:tc>
        <w:tc>
          <w:tcPr>
            <w:tcW w:w="0" w:type="auto"/>
          </w:tcPr>
          <w:p w14:paraId="1232AF81" w14:textId="77777777" w:rsidR="009F2112" w:rsidRDefault="005942DF">
            <w:pPr>
              <w:pStyle w:val="Compact"/>
            </w:pPr>
            <w:r>
              <w:t>int32</w:t>
            </w:r>
          </w:p>
        </w:tc>
        <w:tc>
          <w:tcPr>
            <w:tcW w:w="0" w:type="auto"/>
          </w:tcPr>
          <w:p w14:paraId="3D839485" w14:textId="77777777" w:rsidR="009F2112" w:rsidRDefault="005942DF">
            <w:pPr>
              <w:pStyle w:val="Compact"/>
            </w:pPr>
            <w:r>
              <w:t>int</w:t>
            </w:r>
          </w:p>
        </w:tc>
        <w:tc>
          <w:tcPr>
            <w:tcW w:w="0" w:type="auto"/>
          </w:tcPr>
          <w:p w14:paraId="7BE5960B" w14:textId="77777777" w:rsidR="009F2112" w:rsidRDefault="005942DF">
            <w:pPr>
              <w:pStyle w:val="Compact"/>
            </w:pPr>
            <w:r>
              <w:t>int</w:t>
            </w:r>
          </w:p>
        </w:tc>
      </w:tr>
      <w:tr w:rsidR="009F2112" w14:paraId="1AE6B45A" w14:textId="77777777">
        <w:tc>
          <w:tcPr>
            <w:tcW w:w="0" w:type="auto"/>
          </w:tcPr>
          <w:p w14:paraId="4BAFB9FF" w14:textId="77777777" w:rsidR="009F2112" w:rsidRDefault="005942DF">
            <w:pPr>
              <w:pStyle w:val="Compact"/>
            </w:pPr>
            <w:r>
              <w:t>sint64</w:t>
            </w:r>
          </w:p>
        </w:tc>
        <w:tc>
          <w:tcPr>
            <w:tcW w:w="0" w:type="auto"/>
          </w:tcPr>
          <w:p w14:paraId="2F7F52E4" w14:textId="77777777" w:rsidR="009F2112" w:rsidRDefault="005942DF">
            <w:pPr>
              <w:pStyle w:val="Compact"/>
            </w:pPr>
            <w:r>
              <w:t>Uses variable-length encoding. Signed int value. These more efficiently encode negative numbers than regular int64s.</w:t>
            </w:r>
          </w:p>
        </w:tc>
        <w:tc>
          <w:tcPr>
            <w:tcW w:w="0" w:type="auto"/>
          </w:tcPr>
          <w:p w14:paraId="429BB3D8" w14:textId="77777777" w:rsidR="009F2112" w:rsidRDefault="005942DF">
            <w:pPr>
              <w:pStyle w:val="Compact"/>
            </w:pPr>
            <w:r>
              <w:t>int64</w:t>
            </w:r>
          </w:p>
        </w:tc>
        <w:tc>
          <w:tcPr>
            <w:tcW w:w="0" w:type="auto"/>
          </w:tcPr>
          <w:p w14:paraId="6A4F3617" w14:textId="77777777" w:rsidR="009F2112" w:rsidRDefault="005942DF">
            <w:pPr>
              <w:pStyle w:val="Compact"/>
            </w:pPr>
            <w:r>
              <w:t>long</w:t>
            </w:r>
          </w:p>
        </w:tc>
        <w:tc>
          <w:tcPr>
            <w:tcW w:w="0" w:type="auto"/>
          </w:tcPr>
          <w:p w14:paraId="7BDAFB46" w14:textId="77777777" w:rsidR="009F2112" w:rsidRDefault="005942DF">
            <w:pPr>
              <w:pStyle w:val="Compact"/>
            </w:pPr>
            <w:r>
              <w:t>int/long</w:t>
            </w:r>
          </w:p>
        </w:tc>
      </w:tr>
      <w:tr w:rsidR="009F2112" w14:paraId="16ED59CA" w14:textId="77777777">
        <w:tc>
          <w:tcPr>
            <w:tcW w:w="0" w:type="auto"/>
          </w:tcPr>
          <w:p w14:paraId="1FA1A75B" w14:textId="77777777" w:rsidR="009F2112" w:rsidRDefault="005942DF">
            <w:pPr>
              <w:pStyle w:val="Compact"/>
            </w:pPr>
            <w:r>
              <w:t>fixed32</w:t>
            </w:r>
          </w:p>
        </w:tc>
        <w:tc>
          <w:tcPr>
            <w:tcW w:w="0" w:type="auto"/>
          </w:tcPr>
          <w:p w14:paraId="179E0C8D" w14:textId="77777777" w:rsidR="009F2112" w:rsidRDefault="005942DF">
            <w:pPr>
              <w:pStyle w:val="Compact"/>
            </w:pPr>
            <w:r>
              <w:t>Always four bytes. More efficient than uint32 if values are often greater than 2^28.</w:t>
            </w:r>
          </w:p>
        </w:tc>
        <w:tc>
          <w:tcPr>
            <w:tcW w:w="0" w:type="auto"/>
          </w:tcPr>
          <w:p w14:paraId="2554436F" w14:textId="77777777" w:rsidR="009F2112" w:rsidRDefault="005942DF">
            <w:pPr>
              <w:pStyle w:val="Compact"/>
            </w:pPr>
            <w:r>
              <w:t>uint32</w:t>
            </w:r>
          </w:p>
        </w:tc>
        <w:tc>
          <w:tcPr>
            <w:tcW w:w="0" w:type="auto"/>
          </w:tcPr>
          <w:p w14:paraId="2CABB45F" w14:textId="77777777" w:rsidR="009F2112" w:rsidRDefault="005942DF">
            <w:pPr>
              <w:pStyle w:val="Compact"/>
            </w:pPr>
            <w:r>
              <w:t>int</w:t>
            </w:r>
          </w:p>
        </w:tc>
        <w:tc>
          <w:tcPr>
            <w:tcW w:w="0" w:type="auto"/>
          </w:tcPr>
          <w:p w14:paraId="52335915" w14:textId="77777777" w:rsidR="009F2112" w:rsidRDefault="005942DF">
            <w:pPr>
              <w:pStyle w:val="Compact"/>
            </w:pPr>
            <w:r>
              <w:t>int</w:t>
            </w:r>
          </w:p>
        </w:tc>
      </w:tr>
      <w:tr w:rsidR="009F2112" w14:paraId="6472DF24" w14:textId="77777777">
        <w:tc>
          <w:tcPr>
            <w:tcW w:w="0" w:type="auto"/>
          </w:tcPr>
          <w:p w14:paraId="2A9A6816" w14:textId="77777777" w:rsidR="009F2112" w:rsidRDefault="005942DF">
            <w:pPr>
              <w:pStyle w:val="Compact"/>
            </w:pPr>
            <w:r>
              <w:t>fixed64</w:t>
            </w:r>
          </w:p>
        </w:tc>
        <w:tc>
          <w:tcPr>
            <w:tcW w:w="0" w:type="auto"/>
          </w:tcPr>
          <w:p w14:paraId="0097D555" w14:textId="77777777" w:rsidR="009F2112" w:rsidRDefault="005942DF">
            <w:pPr>
              <w:pStyle w:val="Compact"/>
            </w:pPr>
            <w:r>
              <w:t>Always eight bytes. More efficient than uint64 if values are often greater than 2^56.</w:t>
            </w:r>
          </w:p>
        </w:tc>
        <w:tc>
          <w:tcPr>
            <w:tcW w:w="0" w:type="auto"/>
          </w:tcPr>
          <w:p w14:paraId="5BDFE057" w14:textId="77777777" w:rsidR="009F2112" w:rsidRDefault="005942DF">
            <w:pPr>
              <w:pStyle w:val="Compact"/>
            </w:pPr>
            <w:r>
              <w:t>uint64</w:t>
            </w:r>
          </w:p>
        </w:tc>
        <w:tc>
          <w:tcPr>
            <w:tcW w:w="0" w:type="auto"/>
          </w:tcPr>
          <w:p w14:paraId="36AE47DE" w14:textId="77777777" w:rsidR="009F2112" w:rsidRDefault="005942DF">
            <w:pPr>
              <w:pStyle w:val="Compact"/>
            </w:pPr>
            <w:r>
              <w:t>long</w:t>
            </w:r>
          </w:p>
        </w:tc>
        <w:tc>
          <w:tcPr>
            <w:tcW w:w="0" w:type="auto"/>
          </w:tcPr>
          <w:p w14:paraId="5707E1EB" w14:textId="77777777" w:rsidR="009F2112" w:rsidRDefault="005942DF">
            <w:pPr>
              <w:pStyle w:val="Compact"/>
            </w:pPr>
            <w:r>
              <w:t>int/long</w:t>
            </w:r>
          </w:p>
        </w:tc>
      </w:tr>
      <w:tr w:rsidR="009F2112" w14:paraId="14F4AE6E" w14:textId="77777777">
        <w:tc>
          <w:tcPr>
            <w:tcW w:w="0" w:type="auto"/>
          </w:tcPr>
          <w:p w14:paraId="25E76210" w14:textId="77777777" w:rsidR="009F2112" w:rsidRDefault="005942DF">
            <w:pPr>
              <w:pStyle w:val="Compact"/>
            </w:pPr>
            <w:r>
              <w:t>sfixed32</w:t>
            </w:r>
          </w:p>
        </w:tc>
        <w:tc>
          <w:tcPr>
            <w:tcW w:w="0" w:type="auto"/>
          </w:tcPr>
          <w:p w14:paraId="38A9CE90" w14:textId="77777777" w:rsidR="009F2112" w:rsidRDefault="005942DF">
            <w:pPr>
              <w:pStyle w:val="Compact"/>
            </w:pPr>
            <w:r>
              <w:t>Always four bytes.</w:t>
            </w:r>
          </w:p>
        </w:tc>
        <w:tc>
          <w:tcPr>
            <w:tcW w:w="0" w:type="auto"/>
          </w:tcPr>
          <w:p w14:paraId="6566407A" w14:textId="77777777" w:rsidR="009F2112" w:rsidRDefault="005942DF">
            <w:pPr>
              <w:pStyle w:val="Compact"/>
            </w:pPr>
            <w:r>
              <w:t>int32</w:t>
            </w:r>
          </w:p>
        </w:tc>
        <w:tc>
          <w:tcPr>
            <w:tcW w:w="0" w:type="auto"/>
          </w:tcPr>
          <w:p w14:paraId="1EC4842E" w14:textId="77777777" w:rsidR="009F2112" w:rsidRDefault="005942DF">
            <w:pPr>
              <w:pStyle w:val="Compact"/>
            </w:pPr>
            <w:r>
              <w:t>int</w:t>
            </w:r>
          </w:p>
        </w:tc>
        <w:tc>
          <w:tcPr>
            <w:tcW w:w="0" w:type="auto"/>
          </w:tcPr>
          <w:p w14:paraId="740F95D9" w14:textId="77777777" w:rsidR="009F2112" w:rsidRDefault="005942DF">
            <w:pPr>
              <w:pStyle w:val="Compact"/>
            </w:pPr>
            <w:r>
              <w:t>int</w:t>
            </w:r>
          </w:p>
        </w:tc>
      </w:tr>
      <w:tr w:rsidR="009F2112" w14:paraId="0EC5E355" w14:textId="77777777">
        <w:tc>
          <w:tcPr>
            <w:tcW w:w="0" w:type="auto"/>
          </w:tcPr>
          <w:p w14:paraId="09D46A89" w14:textId="77777777" w:rsidR="009F2112" w:rsidRDefault="005942DF">
            <w:pPr>
              <w:pStyle w:val="Compact"/>
            </w:pPr>
            <w:r>
              <w:t>sfixed64</w:t>
            </w:r>
          </w:p>
        </w:tc>
        <w:tc>
          <w:tcPr>
            <w:tcW w:w="0" w:type="auto"/>
          </w:tcPr>
          <w:p w14:paraId="3507C291" w14:textId="77777777" w:rsidR="009F2112" w:rsidRDefault="005942DF">
            <w:pPr>
              <w:pStyle w:val="Compact"/>
            </w:pPr>
            <w:r>
              <w:t>Always eight bytes.</w:t>
            </w:r>
          </w:p>
        </w:tc>
        <w:tc>
          <w:tcPr>
            <w:tcW w:w="0" w:type="auto"/>
          </w:tcPr>
          <w:p w14:paraId="05C00261" w14:textId="77777777" w:rsidR="009F2112" w:rsidRDefault="005942DF">
            <w:pPr>
              <w:pStyle w:val="Compact"/>
            </w:pPr>
            <w:r>
              <w:t>int64</w:t>
            </w:r>
          </w:p>
        </w:tc>
        <w:tc>
          <w:tcPr>
            <w:tcW w:w="0" w:type="auto"/>
          </w:tcPr>
          <w:p w14:paraId="32280494" w14:textId="77777777" w:rsidR="009F2112" w:rsidRDefault="005942DF">
            <w:pPr>
              <w:pStyle w:val="Compact"/>
            </w:pPr>
            <w:r>
              <w:t>long</w:t>
            </w:r>
          </w:p>
        </w:tc>
        <w:tc>
          <w:tcPr>
            <w:tcW w:w="0" w:type="auto"/>
          </w:tcPr>
          <w:p w14:paraId="4444643A" w14:textId="77777777" w:rsidR="009F2112" w:rsidRDefault="005942DF">
            <w:pPr>
              <w:pStyle w:val="Compact"/>
            </w:pPr>
            <w:r>
              <w:t>int/long</w:t>
            </w:r>
          </w:p>
        </w:tc>
      </w:tr>
      <w:tr w:rsidR="009F2112" w14:paraId="3B186630" w14:textId="77777777">
        <w:tc>
          <w:tcPr>
            <w:tcW w:w="0" w:type="auto"/>
          </w:tcPr>
          <w:p w14:paraId="58AEFAAF" w14:textId="77777777" w:rsidR="009F2112" w:rsidRDefault="005942DF">
            <w:pPr>
              <w:pStyle w:val="Compact"/>
            </w:pPr>
            <w:r>
              <w:t>bool</w:t>
            </w:r>
          </w:p>
        </w:tc>
        <w:tc>
          <w:tcPr>
            <w:tcW w:w="0" w:type="auto"/>
          </w:tcPr>
          <w:p w14:paraId="4BD3FE5D" w14:textId="77777777" w:rsidR="009F2112" w:rsidRDefault="009F2112">
            <w:pPr>
              <w:pStyle w:val="Compact"/>
            </w:pPr>
          </w:p>
        </w:tc>
        <w:tc>
          <w:tcPr>
            <w:tcW w:w="0" w:type="auto"/>
          </w:tcPr>
          <w:p w14:paraId="1ED21A1E" w14:textId="77777777" w:rsidR="009F2112" w:rsidRDefault="005942DF">
            <w:pPr>
              <w:pStyle w:val="Compact"/>
            </w:pPr>
            <w:r>
              <w:t>bool</w:t>
            </w:r>
          </w:p>
        </w:tc>
        <w:tc>
          <w:tcPr>
            <w:tcW w:w="0" w:type="auto"/>
          </w:tcPr>
          <w:p w14:paraId="7D40ACB0" w14:textId="77777777" w:rsidR="009F2112" w:rsidRDefault="005942DF">
            <w:pPr>
              <w:pStyle w:val="Compact"/>
            </w:pPr>
            <w:del w:id="925" w:author="mmeshek" w:date="2017-09-26T09:11:00Z">
              <w:r w:rsidDel="004043B4">
                <w:delText>b</w:delText>
              </w:r>
            </w:del>
            <w:ins w:id="926" w:author="mmeshek" w:date="2017-09-26T09:11:00Z">
              <w:r w:rsidR="004043B4">
                <w:t>B</w:t>
              </w:r>
            </w:ins>
            <w:r>
              <w:t>oolean</w:t>
            </w:r>
          </w:p>
        </w:tc>
        <w:tc>
          <w:tcPr>
            <w:tcW w:w="0" w:type="auto"/>
          </w:tcPr>
          <w:p w14:paraId="352DDA31" w14:textId="77777777" w:rsidR="009F2112" w:rsidRDefault="005942DF">
            <w:pPr>
              <w:pStyle w:val="Compact"/>
            </w:pPr>
            <w:del w:id="927" w:author="mmeshek" w:date="2017-09-26T09:11:00Z">
              <w:r w:rsidDel="004043B4">
                <w:delText>b</w:delText>
              </w:r>
            </w:del>
            <w:ins w:id="928" w:author="mmeshek" w:date="2017-09-26T09:11:00Z">
              <w:r w:rsidR="004043B4">
                <w:t>B</w:t>
              </w:r>
            </w:ins>
            <w:r>
              <w:t>oolean</w:t>
            </w:r>
          </w:p>
        </w:tc>
      </w:tr>
      <w:tr w:rsidR="009F2112" w14:paraId="6BAC5C4B" w14:textId="77777777">
        <w:tc>
          <w:tcPr>
            <w:tcW w:w="0" w:type="auto"/>
          </w:tcPr>
          <w:p w14:paraId="321517DB" w14:textId="77777777" w:rsidR="009F2112" w:rsidRDefault="005942DF">
            <w:pPr>
              <w:pStyle w:val="Compact"/>
            </w:pPr>
            <w:r>
              <w:t>string</w:t>
            </w:r>
          </w:p>
        </w:tc>
        <w:tc>
          <w:tcPr>
            <w:tcW w:w="0" w:type="auto"/>
          </w:tcPr>
          <w:p w14:paraId="6E40ECEB" w14:textId="77777777" w:rsidR="009F2112" w:rsidRDefault="005942DF">
            <w:pPr>
              <w:pStyle w:val="Compact"/>
            </w:pPr>
            <w:r>
              <w:t>A string must always contain UTF-8 encoded or 7-bit ASCII text.</w:t>
            </w:r>
          </w:p>
        </w:tc>
        <w:tc>
          <w:tcPr>
            <w:tcW w:w="0" w:type="auto"/>
          </w:tcPr>
          <w:p w14:paraId="4BCDF4B2" w14:textId="77777777" w:rsidR="009F2112" w:rsidRDefault="005942DF">
            <w:pPr>
              <w:pStyle w:val="Compact"/>
            </w:pPr>
            <w:r>
              <w:t>string</w:t>
            </w:r>
          </w:p>
        </w:tc>
        <w:tc>
          <w:tcPr>
            <w:tcW w:w="0" w:type="auto"/>
          </w:tcPr>
          <w:p w14:paraId="37313E49" w14:textId="77777777" w:rsidR="009F2112" w:rsidRDefault="005942DF">
            <w:pPr>
              <w:pStyle w:val="Compact"/>
            </w:pPr>
            <w:r>
              <w:t>String</w:t>
            </w:r>
          </w:p>
        </w:tc>
        <w:tc>
          <w:tcPr>
            <w:tcW w:w="0" w:type="auto"/>
          </w:tcPr>
          <w:p w14:paraId="772F4664" w14:textId="77777777" w:rsidR="009F2112" w:rsidRDefault="005942DF">
            <w:pPr>
              <w:pStyle w:val="Compact"/>
            </w:pPr>
            <w:r>
              <w:t>str/unicode</w:t>
            </w:r>
          </w:p>
        </w:tc>
      </w:tr>
      <w:tr w:rsidR="009F2112" w14:paraId="74806C74" w14:textId="77777777">
        <w:tc>
          <w:tcPr>
            <w:tcW w:w="0" w:type="auto"/>
          </w:tcPr>
          <w:p w14:paraId="4E5D8DB9" w14:textId="77777777" w:rsidR="009F2112" w:rsidRDefault="005942DF">
            <w:pPr>
              <w:pStyle w:val="Compact"/>
            </w:pPr>
            <w:r>
              <w:t>bytes</w:t>
            </w:r>
          </w:p>
        </w:tc>
        <w:tc>
          <w:tcPr>
            <w:tcW w:w="0" w:type="auto"/>
          </w:tcPr>
          <w:p w14:paraId="7612E25F" w14:textId="77777777" w:rsidR="009F2112" w:rsidRDefault="005942DF">
            <w:pPr>
              <w:pStyle w:val="Compact"/>
            </w:pPr>
            <w:r>
              <w:t>May contain any arbitrary sequence of bytes.</w:t>
            </w:r>
          </w:p>
        </w:tc>
        <w:tc>
          <w:tcPr>
            <w:tcW w:w="0" w:type="auto"/>
          </w:tcPr>
          <w:p w14:paraId="4D83537E" w14:textId="77777777" w:rsidR="009F2112" w:rsidRDefault="005942DF">
            <w:pPr>
              <w:pStyle w:val="Compact"/>
            </w:pPr>
            <w:r>
              <w:t>string</w:t>
            </w:r>
          </w:p>
        </w:tc>
        <w:tc>
          <w:tcPr>
            <w:tcW w:w="0" w:type="auto"/>
          </w:tcPr>
          <w:p w14:paraId="4226E1B7" w14:textId="77777777" w:rsidR="009F2112" w:rsidRDefault="005942DF">
            <w:pPr>
              <w:pStyle w:val="Compact"/>
            </w:pPr>
            <w:r>
              <w:t>ByteString</w:t>
            </w:r>
          </w:p>
        </w:tc>
        <w:tc>
          <w:tcPr>
            <w:tcW w:w="0" w:type="auto"/>
          </w:tcPr>
          <w:p w14:paraId="68ADF442" w14:textId="77777777" w:rsidR="009F2112" w:rsidRDefault="005942DF">
            <w:pPr>
              <w:pStyle w:val="Compact"/>
            </w:pPr>
            <w:r>
              <w:t>str</w:t>
            </w:r>
          </w:p>
        </w:tc>
      </w:tr>
    </w:tbl>
    <w:p w14:paraId="7DCD8E3B" w14:textId="77777777" w:rsidR="00A77227" w:rsidRDefault="00A77227">
      <w:pPr>
        <w:pStyle w:val="NRELBodyText"/>
        <w:rPr>
          <w:ins w:id="929" w:author="mmeshek" w:date="2017-10-19T14:49:00Z"/>
        </w:rPr>
        <w:pPrChange w:id="930" w:author="mmeshek" w:date="2017-10-19T14:49:00Z">
          <w:pPr>
            <w:pStyle w:val="Heading1"/>
          </w:pPr>
        </w:pPrChange>
      </w:pPr>
      <w:bookmarkStart w:id="931" w:name="implementations"/>
      <w:bookmarkStart w:id="932" w:name="_Toc492447377"/>
      <w:bookmarkStart w:id="933" w:name="_Toc494178817"/>
      <w:bookmarkEnd w:id="931"/>
    </w:p>
    <w:p w14:paraId="51D66372" w14:textId="77777777" w:rsidR="009F2112" w:rsidRDefault="005942DF">
      <w:pPr>
        <w:pStyle w:val="NRELHead01"/>
        <w:pPrChange w:id="934" w:author="mmeshek" w:date="2017-10-19T14:49:00Z">
          <w:pPr>
            <w:pStyle w:val="Heading1"/>
          </w:pPr>
        </w:pPrChange>
      </w:pPr>
      <w:r>
        <w:t>Implementations</w:t>
      </w:r>
      <w:bookmarkEnd w:id="932"/>
      <w:bookmarkEnd w:id="933"/>
    </w:p>
    <w:p w14:paraId="28B1E98D" w14:textId="77777777" w:rsidR="009F2112" w:rsidRDefault="005942DF">
      <w:pPr>
        <w:pStyle w:val="NRELBodyText"/>
        <w:pPrChange w:id="935" w:author="mmeshek" w:date="2017-09-26T08:23:00Z">
          <w:pPr>
            <w:pStyle w:val="FirstParagraph"/>
          </w:pPr>
        </w:pPrChange>
      </w:pPr>
      <w:r>
        <w:t>This section provides an overview of the variety of libraries and applications implementing the Records API (see the table below). In particular, pre-built applications are available for serving text-based data sources, database queries, and sensor data feeds. Application Container Images (ACIs) (CoreOS 2017a) of each have been packed for use with the rkt container engine (CoreOS 2017b).</w:t>
      </w:r>
    </w:p>
    <w:p w14:paraId="4C599798" w14:textId="77777777" w:rsidR="009F2112" w:rsidRDefault="005942DF">
      <w:pPr>
        <w:pStyle w:val="NRELTableCaption"/>
        <w:pPrChange w:id="936" w:author="mmeshek" w:date="2017-09-26T08:19:00Z">
          <w:pPr>
            <w:pStyle w:val="TableCaption"/>
          </w:pPr>
        </w:pPrChange>
      </w:pPr>
      <w:bookmarkStart w:id="937" w:name="_Toc494179152"/>
      <w:r>
        <w:t xml:space="preserve">Available </w:t>
      </w:r>
      <w:del w:id="938" w:author="mmeshek" w:date="2017-09-26T08:48:00Z">
        <w:r w:rsidDel="00F66235">
          <w:delText>c</w:delText>
        </w:r>
      </w:del>
      <w:ins w:id="939" w:author="mmeshek" w:date="2017-09-26T08:48:00Z">
        <w:r w:rsidR="00F66235">
          <w:t>C</w:t>
        </w:r>
      </w:ins>
      <w:r>
        <w:t xml:space="preserve">lient and </w:t>
      </w:r>
      <w:del w:id="940" w:author="mmeshek" w:date="2017-09-26T08:48:00Z">
        <w:r w:rsidDel="00F66235">
          <w:delText>s</w:delText>
        </w:r>
      </w:del>
      <w:ins w:id="941" w:author="mmeshek" w:date="2017-09-26T08:48:00Z">
        <w:r w:rsidR="00F66235">
          <w:t>S</w:t>
        </w:r>
      </w:ins>
      <w:r>
        <w:t xml:space="preserve">erver </w:t>
      </w:r>
      <w:del w:id="942" w:author="mmeshek" w:date="2017-09-26T08:48:00Z">
        <w:r w:rsidDel="00F66235">
          <w:delText>a</w:delText>
        </w:r>
      </w:del>
      <w:ins w:id="943" w:author="mmeshek" w:date="2017-09-26T08:48:00Z">
        <w:r w:rsidR="00F66235">
          <w:t>A</w:t>
        </w:r>
      </w:ins>
      <w:r>
        <w:t xml:space="preserve">pplications and </w:t>
      </w:r>
      <w:del w:id="944" w:author="mmeshek" w:date="2017-09-26T08:48:00Z">
        <w:r w:rsidDel="00F66235">
          <w:delText>l</w:delText>
        </w:r>
      </w:del>
      <w:ins w:id="945" w:author="mmeshek" w:date="2017-09-26T08:48:00Z">
        <w:r w:rsidR="00F66235">
          <w:t>L</w:t>
        </w:r>
      </w:ins>
      <w:r>
        <w:t>ibraries for the Records API</w:t>
      </w:r>
      <w:bookmarkEnd w:id="937"/>
      <w:del w:id="946" w:author="mmeshek" w:date="2017-09-26T08:48:00Z">
        <w:r w:rsidDel="00F66235">
          <w:delText>.</w:delText>
        </w:r>
      </w:del>
    </w:p>
    <w:tbl>
      <w:tblPr>
        <w:tblW w:w="5000" w:type="pct"/>
        <w:tblLayout w:type="fixed"/>
        <w:tblLook w:val="07E0" w:firstRow="1" w:lastRow="1" w:firstColumn="1" w:lastColumn="1" w:noHBand="1" w:noVBand="1"/>
        <w:tblPrChange w:id="947" w:author="mmeshek" w:date="2017-10-19T14:49:00Z">
          <w:tblPr>
            <w:tblW w:w="5000" w:type="pct"/>
            <w:tblLayout w:type="fixed"/>
            <w:tblLook w:val="07E0" w:firstRow="1" w:lastRow="1" w:firstColumn="1" w:lastColumn="1" w:noHBand="1" w:noVBand="1"/>
          </w:tblPr>
        </w:tblPrChange>
      </w:tblPr>
      <w:tblGrid>
        <w:gridCol w:w="1008"/>
        <w:gridCol w:w="1530"/>
        <w:gridCol w:w="990"/>
        <w:gridCol w:w="1530"/>
        <w:gridCol w:w="1350"/>
        <w:gridCol w:w="3168"/>
        <w:tblGridChange w:id="948">
          <w:tblGrid>
            <w:gridCol w:w="1007"/>
            <w:gridCol w:w="1"/>
            <w:gridCol w:w="1349"/>
            <w:gridCol w:w="91"/>
            <w:gridCol w:w="666"/>
            <w:gridCol w:w="1473"/>
            <w:gridCol w:w="1074"/>
            <w:gridCol w:w="3915"/>
          </w:tblGrid>
        </w:tblGridChange>
      </w:tblGrid>
      <w:tr w:rsidR="005B465E" w14:paraId="7A34E6D7" w14:textId="77777777" w:rsidTr="00A77227">
        <w:trPr>
          <w:tblHeader/>
        </w:trPr>
        <w:tc>
          <w:tcPr>
            <w:tcW w:w="526" w:type="pct"/>
            <w:tcBorders>
              <w:bottom w:val="single" w:sz="0" w:space="0" w:color="auto"/>
            </w:tcBorders>
            <w:vAlign w:val="bottom"/>
            <w:tcPrChange w:id="949" w:author="mmeshek" w:date="2017-10-19T14:49:00Z">
              <w:tcPr>
                <w:tcW w:w="526" w:type="pct"/>
                <w:tcBorders>
                  <w:bottom w:val="single" w:sz="0" w:space="0" w:color="auto"/>
                </w:tcBorders>
                <w:vAlign w:val="bottom"/>
              </w:tcPr>
            </w:tcPrChange>
          </w:tcPr>
          <w:p w14:paraId="2419861A" w14:textId="77777777" w:rsidR="009F2112" w:rsidRDefault="005942DF">
            <w:pPr>
              <w:pStyle w:val="Compact"/>
            </w:pPr>
            <w:r>
              <w:t>Client or Server?</w:t>
            </w:r>
          </w:p>
        </w:tc>
        <w:tc>
          <w:tcPr>
            <w:tcW w:w="799" w:type="pct"/>
            <w:tcBorders>
              <w:bottom w:val="single" w:sz="0" w:space="0" w:color="auto"/>
            </w:tcBorders>
            <w:vAlign w:val="bottom"/>
            <w:tcPrChange w:id="950" w:author="mmeshek" w:date="2017-10-19T14:49:00Z">
              <w:tcPr>
                <w:tcW w:w="705" w:type="pct"/>
                <w:gridSpan w:val="2"/>
                <w:tcBorders>
                  <w:bottom w:val="single" w:sz="0" w:space="0" w:color="auto"/>
                </w:tcBorders>
                <w:vAlign w:val="bottom"/>
              </w:tcPr>
            </w:tcPrChange>
          </w:tcPr>
          <w:p w14:paraId="023A4BCC" w14:textId="77777777" w:rsidR="009F2112" w:rsidRDefault="005942DF">
            <w:pPr>
              <w:pStyle w:val="Compact"/>
            </w:pPr>
            <w:r>
              <w:t>Library or Application?</w:t>
            </w:r>
          </w:p>
        </w:tc>
        <w:tc>
          <w:tcPr>
            <w:tcW w:w="517" w:type="pct"/>
            <w:tcBorders>
              <w:bottom w:val="single" w:sz="0" w:space="0" w:color="auto"/>
            </w:tcBorders>
            <w:vAlign w:val="bottom"/>
            <w:tcPrChange w:id="951" w:author="mmeshek" w:date="2017-10-19T14:49:00Z">
              <w:tcPr>
                <w:tcW w:w="395" w:type="pct"/>
                <w:gridSpan w:val="2"/>
                <w:tcBorders>
                  <w:bottom w:val="single" w:sz="0" w:space="0" w:color="auto"/>
                </w:tcBorders>
                <w:vAlign w:val="bottom"/>
              </w:tcPr>
            </w:tcPrChange>
          </w:tcPr>
          <w:p w14:paraId="117A7501" w14:textId="77777777" w:rsidR="009F2112" w:rsidRDefault="005942DF">
            <w:pPr>
              <w:pStyle w:val="Compact"/>
            </w:pPr>
            <w:r>
              <w:t>Data Source</w:t>
            </w:r>
          </w:p>
        </w:tc>
        <w:tc>
          <w:tcPr>
            <w:tcW w:w="799" w:type="pct"/>
            <w:tcBorders>
              <w:bottom w:val="single" w:sz="0" w:space="0" w:color="auto"/>
            </w:tcBorders>
            <w:vAlign w:val="bottom"/>
            <w:tcPrChange w:id="952" w:author="mmeshek" w:date="2017-10-19T14:49:00Z">
              <w:tcPr>
                <w:tcW w:w="769" w:type="pct"/>
                <w:tcBorders>
                  <w:bottom w:val="single" w:sz="0" w:space="0" w:color="auto"/>
                </w:tcBorders>
                <w:vAlign w:val="bottom"/>
              </w:tcPr>
            </w:tcPrChange>
          </w:tcPr>
          <w:p w14:paraId="21E75B11" w14:textId="77777777" w:rsidR="009F2112" w:rsidRDefault="005942DF">
            <w:pPr>
              <w:pStyle w:val="Compact"/>
            </w:pPr>
            <w:r>
              <w:t>Implementation Language</w:t>
            </w:r>
          </w:p>
        </w:tc>
        <w:tc>
          <w:tcPr>
            <w:tcW w:w="705" w:type="pct"/>
            <w:tcBorders>
              <w:bottom w:val="single" w:sz="0" w:space="0" w:color="auto"/>
            </w:tcBorders>
            <w:vAlign w:val="bottom"/>
            <w:tcPrChange w:id="953" w:author="mmeshek" w:date="2017-10-19T14:49:00Z">
              <w:tcPr>
                <w:tcW w:w="561" w:type="pct"/>
                <w:tcBorders>
                  <w:bottom w:val="single" w:sz="0" w:space="0" w:color="auto"/>
                </w:tcBorders>
                <w:vAlign w:val="bottom"/>
              </w:tcPr>
            </w:tcPrChange>
          </w:tcPr>
          <w:p w14:paraId="439D7264" w14:textId="77777777" w:rsidR="009F2112" w:rsidRDefault="005942DF">
            <w:pPr>
              <w:pStyle w:val="Compact"/>
            </w:pPr>
            <w:r>
              <w:t>Computing Platforms</w:t>
            </w:r>
          </w:p>
        </w:tc>
        <w:tc>
          <w:tcPr>
            <w:tcW w:w="1654" w:type="pct"/>
            <w:tcBorders>
              <w:bottom w:val="single" w:sz="0" w:space="0" w:color="auto"/>
            </w:tcBorders>
            <w:vAlign w:val="bottom"/>
            <w:tcPrChange w:id="954" w:author="mmeshek" w:date="2017-10-19T14:49:00Z">
              <w:tcPr>
                <w:tcW w:w="2044" w:type="pct"/>
                <w:tcBorders>
                  <w:bottom w:val="single" w:sz="0" w:space="0" w:color="auto"/>
                </w:tcBorders>
                <w:vAlign w:val="bottom"/>
              </w:tcPr>
            </w:tcPrChange>
          </w:tcPr>
          <w:p w14:paraId="0A3A50A8" w14:textId="77777777" w:rsidR="009F2112" w:rsidRDefault="005942DF">
            <w:pPr>
              <w:pStyle w:val="Compact"/>
            </w:pPr>
            <w:r>
              <w:t>URL</w:t>
            </w:r>
          </w:p>
        </w:tc>
      </w:tr>
      <w:tr w:rsidR="005B465E" w14:paraId="3F0025E5" w14:textId="77777777" w:rsidTr="00A77227">
        <w:tc>
          <w:tcPr>
            <w:tcW w:w="526" w:type="pct"/>
            <w:tcPrChange w:id="955" w:author="mmeshek" w:date="2017-10-19T14:49:00Z">
              <w:tcPr>
                <w:tcW w:w="526" w:type="pct"/>
                <w:gridSpan w:val="2"/>
              </w:tcPr>
            </w:tcPrChange>
          </w:tcPr>
          <w:p w14:paraId="5A88AD95" w14:textId="77777777" w:rsidR="009F2112" w:rsidRDefault="005942DF">
            <w:pPr>
              <w:pStyle w:val="Compact"/>
            </w:pPr>
            <w:r>
              <w:t>client</w:t>
            </w:r>
          </w:p>
        </w:tc>
        <w:tc>
          <w:tcPr>
            <w:tcW w:w="799" w:type="pct"/>
            <w:tcPrChange w:id="956" w:author="mmeshek" w:date="2017-10-19T14:49:00Z">
              <w:tcPr>
                <w:tcW w:w="752" w:type="pct"/>
                <w:gridSpan w:val="2"/>
              </w:tcPr>
            </w:tcPrChange>
          </w:tcPr>
          <w:p w14:paraId="48780120" w14:textId="77777777" w:rsidR="009F2112" w:rsidRDefault="005942DF">
            <w:pPr>
              <w:pStyle w:val="Compact"/>
            </w:pPr>
            <w:r>
              <w:t>GUI application</w:t>
            </w:r>
          </w:p>
        </w:tc>
        <w:tc>
          <w:tcPr>
            <w:tcW w:w="517" w:type="pct"/>
            <w:tcPrChange w:id="957" w:author="mmeshek" w:date="2017-10-19T14:49:00Z">
              <w:tcPr>
                <w:tcW w:w="348" w:type="pct"/>
              </w:tcPr>
            </w:tcPrChange>
          </w:tcPr>
          <w:p w14:paraId="3ECFF3DA" w14:textId="77777777" w:rsidR="009F2112" w:rsidRDefault="005942DF">
            <w:pPr>
              <w:pStyle w:val="Compact"/>
            </w:pPr>
            <w:r>
              <w:t>any</w:t>
            </w:r>
          </w:p>
        </w:tc>
        <w:tc>
          <w:tcPr>
            <w:tcW w:w="799" w:type="pct"/>
            <w:tcPrChange w:id="958" w:author="mmeshek" w:date="2017-10-19T14:49:00Z">
              <w:tcPr>
                <w:tcW w:w="769" w:type="pct"/>
              </w:tcPr>
            </w:tcPrChange>
          </w:tcPr>
          <w:p w14:paraId="4ACADA1F" w14:textId="77777777" w:rsidR="009F2112" w:rsidRDefault="005942DF">
            <w:pPr>
              <w:pStyle w:val="Compact"/>
            </w:pPr>
            <w:r>
              <w:t>C++</w:t>
            </w:r>
          </w:p>
        </w:tc>
        <w:tc>
          <w:tcPr>
            <w:tcW w:w="705" w:type="pct"/>
            <w:tcPrChange w:id="959" w:author="mmeshek" w:date="2017-10-19T14:49:00Z">
              <w:tcPr>
                <w:tcW w:w="561" w:type="pct"/>
              </w:tcPr>
            </w:tcPrChange>
          </w:tcPr>
          <w:p w14:paraId="631EAEA0" w14:textId="77777777" w:rsidR="009F2112" w:rsidRDefault="005942DF">
            <w:pPr>
              <w:pStyle w:val="Compact"/>
            </w:pPr>
            <w:r>
              <w:t>Mac, Winodws, Linux</w:t>
            </w:r>
          </w:p>
        </w:tc>
        <w:tc>
          <w:tcPr>
            <w:tcW w:w="1654" w:type="pct"/>
            <w:tcPrChange w:id="960" w:author="mmeshek" w:date="2017-10-19T14:49:00Z">
              <w:tcPr>
                <w:tcW w:w="2044" w:type="pct"/>
              </w:tcPr>
            </w:tcPrChange>
          </w:tcPr>
          <w:p w14:paraId="2B1E2863" w14:textId="77777777" w:rsidR="009F2112" w:rsidRDefault="00AF08DB">
            <w:pPr>
              <w:pStyle w:val="Compact"/>
            </w:pPr>
            <w:ins w:id="961" w:author="mmeshek" w:date="2017-10-19T08:31:00Z">
              <w:r>
                <w:fldChar w:fldCharType="begin"/>
              </w:r>
              <w:r>
                <w:instrText xml:space="preserve"> HYPERLINK "</w:instrText>
              </w:r>
            </w:ins>
            <w:r>
              <w:instrText>https://github.nrel.gov/d-star/cpp-records</w:instrText>
            </w:r>
            <w:ins w:id="962" w:author="mmeshek" w:date="2017-10-19T08:31:00Z">
              <w:r>
                <w:instrText xml:space="preserve">" </w:instrText>
              </w:r>
              <w:r>
                <w:fldChar w:fldCharType="separate"/>
              </w:r>
            </w:ins>
            <w:r w:rsidRPr="004A5BF8">
              <w:rPr>
                <w:rStyle w:val="Hyperlink"/>
              </w:rPr>
              <w:t>https://github.nrel.gov/d-star/cpp-records</w:t>
            </w:r>
            <w:ins w:id="963" w:author="mmeshek" w:date="2017-10-19T08:31:00Z">
              <w:r>
                <w:fldChar w:fldCharType="end"/>
              </w:r>
              <w:r>
                <w:t xml:space="preserve"> </w:t>
              </w:r>
            </w:ins>
            <w:ins w:id="964" w:author="mmeshek" w:date="2017-10-19T08:30:00Z">
              <w:r>
                <w:t xml:space="preserve"> </w:t>
              </w:r>
            </w:ins>
          </w:p>
        </w:tc>
      </w:tr>
      <w:tr w:rsidR="005B465E" w14:paraId="678AE2D5" w14:textId="77777777" w:rsidTr="00A77227">
        <w:tc>
          <w:tcPr>
            <w:tcW w:w="526" w:type="pct"/>
            <w:tcPrChange w:id="965" w:author="mmeshek" w:date="2017-10-19T14:49:00Z">
              <w:tcPr>
                <w:tcW w:w="526" w:type="pct"/>
                <w:gridSpan w:val="2"/>
              </w:tcPr>
            </w:tcPrChange>
          </w:tcPr>
          <w:p w14:paraId="03BAAA6C" w14:textId="77777777" w:rsidR="009F2112" w:rsidRDefault="005942DF">
            <w:pPr>
              <w:pStyle w:val="Compact"/>
            </w:pPr>
            <w:r>
              <w:lastRenderedPageBreak/>
              <w:t>server</w:t>
            </w:r>
          </w:p>
        </w:tc>
        <w:tc>
          <w:tcPr>
            <w:tcW w:w="799" w:type="pct"/>
            <w:tcPrChange w:id="966" w:author="mmeshek" w:date="2017-10-19T14:49:00Z">
              <w:tcPr>
                <w:tcW w:w="752" w:type="pct"/>
                <w:gridSpan w:val="2"/>
              </w:tcPr>
            </w:tcPrChange>
          </w:tcPr>
          <w:p w14:paraId="2B2897C0" w14:textId="77777777" w:rsidR="009F2112" w:rsidRDefault="005942DF">
            <w:pPr>
              <w:pStyle w:val="Compact"/>
            </w:pPr>
            <w:r>
              <w:t>GUI/CLI applications</w:t>
            </w:r>
          </w:p>
        </w:tc>
        <w:tc>
          <w:tcPr>
            <w:tcW w:w="517" w:type="pct"/>
            <w:tcPrChange w:id="967" w:author="mmeshek" w:date="2017-10-19T14:49:00Z">
              <w:tcPr>
                <w:tcW w:w="348" w:type="pct"/>
              </w:tcPr>
            </w:tcPrChange>
          </w:tcPr>
          <w:p w14:paraId="4F526229" w14:textId="77777777" w:rsidR="009F2112" w:rsidRDefault="005942DF">
            <w:pPr>
              <w:pStyle w:val="Compact"/>
            </w:pPr>
            <w:r>
              <w:t>CSV files</w:t>
            </w:r>
          </w:p>
        </w:tc>
        <w:tc>
          <w:tcPr>
            <w:tcW w:w="799" w:type="pct"/>
            <w:tcPrChange w:id="968" w:author="mmeshek" w:date="2017-10-19T14:49:00Z">
              <w:tcPr>
                <w:tcW w:w="769" w:type="pct"/>
              </w:tcPr>
            </w:tcPrChange>
          </w:tcPr>
          <w:p w14:paraId="268CAEB0" w14:textId="77777777" w:rsidR="009F2112" w:rsidRDefault="005942DF">
            <w:pPr>
              <w:pStyle w:val="Compact"/>
            </w:pPr>
            <w:r>
              <w:t>C++</w:t>
            </w:r>
          </w:p>
        </w:tc>
        <w:tc>
          <w:tcPr>
            <w:tcW w:w="705" w:type="pct"/>
            <w:tcPrChange w:id="969" w:author="mmeshek" w:date="2017-10-19T14:49:00Z">
              <w:tcPr>
                <w:tcW w:w="561" w:type="pct"/>
              </w:tcPr>
            </w:tcPrChange>
          </w:tcPr>
          <w:p w14:paraId="7E167013" w14:textId="77777777" w:rsidR="009F2112" w:rsidRDefault="005942DF">
            <w:pPr>
              <w:pStyle w:val="Compact"/>
            </w:pPr>
            <w:r>
              <w:t>Mac, Winodws, Linux</w:t>
            </w:r>
          </w:p>
        </w:tc>
        <w:tc>
          <w:tcPr>
            <w:tcW w:w="1654" w:type="pct"/>
            <w:tcPrChange w:id="970" w:author="mmeshek" w:date="2017-10-19T14:49:00Z">
              <w:tcPr>
                <w:tcW w:w="2044" w:type="pct"/>
              </w:tcPr>
            </w:tcPrChange>
          </w:tcPr>
          <w:p w14:paraId="3DD67673" w14:textId="77777777" w:rsidR="009F2112" w:rsidRDefault="00AF08DB">
            <w:pPr>
              <w:pStyle w:val="Compact"/>
            </w:pPr>
            <w:ins w:id="971" w:author="mmeshek" w:date="2017-10-19T08:31:00Z">
              <w:r>
                <w:fldChar w:fldCharType="begin"/>
              </w:r>
              <w:r>
                <w:instrText xml:space="preserve"> HYPERLINK "</w:instrText>
              </w:r>
            </w:ins>
            <w:r>
              <w:instrText>https://github.nrel.gov/d-star/cpp-records</w:instrText>
            </w:r>
            <w:ins w:id="972" w:author="mmeshek" w:date="2017-10-19T08:31:00Z">
              <w:r>
                <w:instrText xml:space="preserve">" </w:instrText>
              </w:r>
              <w:r>
                <w:fldChar w:fldCharType="separate"/>
              </w:r>
            </w:ins>
            <w:r w:rsidRPr="004A5BF8">
              <w:rPr>
                <w:rStyle w:val="Hyperlink"/>
              </w:rPr>
              <w:t>https://github.nrel.gov/d-star/cpp-records</w:t>
            </w:r>
            <w:ins w:id="973" w:author="mmeshek" w:date="2017-10-19T08:31:00Z">
              <w:r>
                <w:fldChar w:fldCharType="end"/>
              </w:r>
              <w:r>
                <w:t xml:space="preserve"> </w:t>
              </w:r>
            </w:ins>
          </w:p>
        </w:tc>
      </w:tr>
      <w:tr w:rsidR="005B465E" w14:paraId="28CC9C98" w14:textId="77777777" w:rsidTr="00A77227">
        <w:tc>
          <w:tcPr>
            <w:tcW w:w="526" w:type="pct"/>
            <w:tcPrChange w:id="974" w:author="mmeshek" w:date="2017-10-19T14:49:00Z">
              <w:tcPr>
                <w:tcW w:w="526" w:type="pct"/>
                <w:gridSpan w:val="2"/>
              </w:tcPr>
            </w:tcPrChange>
          </w:tcPr>
          <w:p w14:paraId="562CE30A" w14:textId="77777777" w:rsidR="009F2112" w:rsidRDefault="005942DF">
            <w:pPr>
              <w:pStyle w:val="Compact"/>
            </w:pPr>
            <w:r>
              <w:t>client</w:t>
            </w:r>
          </w:p>
        </w:tc>
        <w:tc>
          <w:tcPr>
            <w:tcW w:w="799" w:type="pct"/>
            <w:tcPrChange w:id="975" w:author="mmeshek" w:date="2017-10-19T14:49:00Z">
              <w:tcPr>
                <w:tcW w:w="752" w:type="pct"/>
                <w:gridSpan w:val="2"/>
              </w:tcPr>
            </w:tcPrChange>
          </w:tcPr>
          <w:p w14:paraId="130ED26C" w14:textId="77777777" w:rsidR="009F2112" w:rsidRDefault="005942DF">
            <w:pPr>
              <w:pStyle w:val="Compact"/>
            </w:pPr>
            <w:r>
              <w:t>library</w:t>
            </w:r>
          </w:p>
        </w:tc>
        <w:tc>
          <w:tcPr>
            <w:tcW w:w="517" w:type="pct"/>
            <w:tcPrChange w:id="976" w:author="mmeshek" w:date="2017-10-19T14:49:00Z">
              <w:tcPr>
                <w:tcW w:w="348" w:type="pct"/>
              </w:tcPr>
            </w:tcPrChange>
          </w:tcPr>
          <w:p w14:paraId="3AAB4044" w14:textId="77777777" w:rsidR="009F2112" w:rsidRDefault="005942DF">
            <w:pPr>
              <w:pStyle w:val="Compact"/>
            </w:pPr>
            <w:r>
              <w:t>any</w:t>
            </w:r>
          </w:p>
        </w:tc>
        <w:tc>
          <w:tcPr>
            <w:tcW w:w="799" w:type="pct"/>
            <w:tcPrChange w:id="977" w:author="mmeshek" w:date="2017-10-19T14:49:00Z">
              <w:tcPr>
                <w:tcW w:w="769" w:type="pct"/>
              </w:tcPr>
            </w:tcPrChange>
          </w:tcPr>
          <w:p w14:paraId="56CD5209" w14:textId="77777777" w:rsidR="009F2112" w:rsidRDefault="005942DF">
            <w:pPr>
              <w:pStyle w:val="Compact"/>
            </w:pPr>
            <w:r>
              <w:t>Haskell</w:t>
            </w:r>
          </w:p>
        </w:tc>
        <w:tc>
          <w:tcPr>
            <w:tcW w:w="705" w:type="pct"/>
            <w:tcPrChange w:id="978" w:author="mmeshek" w:date="2017-10-19T14:49:00Z">
              <w:tcPr>
                <w:tcW w:w="561" w:type="pct"/>
              </w:tcPr>
            </w:tcPrChange>
          </w:tcPr>
          <w:p w14:paraId="1DD0FB3D" w14:textId="77777777" w:rsidR="009F2112" w:rsidRDefault="005942DF">
            <w:pPr>
              <w:pStyle w:val="Compact"/>
            </w:pPr>
            <w:r>
              <w:t>Mac, Windows, Linux</w:t>
            </w:r>
          </w:p>
        </w:tc>
        <w:tc>
          <w:tcPr>
            <w:tcW w:w="1654" w:type="pct"/>
            <w:tcPrChange w:id="979" w:author="mmeshek" w:date="2017-10-19T14:49:00Z">
              <w:tcPr>
                <w:tcW w:w="2044" w:type="pct"/>
              </w:tcPr>
            </w:tcPrChange>
          </w:tcPr>
          <w:p w14:paraId="75431013" w14:textId="77777777" w:rsidR="009F2112" w:rsidRDefault="00AF08DB">
            <w:pPr>
              <w:pStyle w:val="Compact"/>
            </w:pPr>
            <w:ins w:id="980" w:author="mmeshek" w:date="2017-10-19T08:31:00Z">
              <w:r>
                <w:fldChar w:fldCharType="begin"/>
              </w:r>
              <w:r>
                <w:instrText xml:space="preserve"> HYPERLINK "</w:instrText>
              </w:r>
            </w:ins>
            <w:r>
              <w:instrText>https://github.com/NREL/AESD/lib/haskell</w:instrText>
            </w:r>
            <w:ins w:id="981" w:author="mmeshek" w:date="2017-10-19T08:31:00Z">
              <w:r>
                <w:instrText xml:space="preserve">" </w:instrText>
              </w:r>
              <w:r>
                <w:fldChar w:fldCharType="separate"/>
              </w:r>
            </w:ins>
            <w:r w:rsidRPr="004A5BF8">
              <w:rPr>
                <w:rStyle w:val="Hyperlink"/>
              </w:rPr>
              <w:t>https://github.com/NREL/AESD/lib/haskell</w:t>
            </w:r>
            <w:ins w:id="982" w:author="mmeshek" w:date="2017-10-19T08:31:00Z">
              <w:r>
                <w:fldChar w:fldCharType="end"/>
              </w:r>
              <w:r>
                <w:t xml:space="preserve"> </w:t>
              </w:r>
            </w:ins>
          </w:p>
        </w:tc>
      </w:tr>
      <w:tr w:rsidR="005B465E" w14:paraId="442F939D" w14:textId="77777777" w:rsidTr="00A77227">
        <w:tc>
          <w:tcPr>
            <w:tcW w:w="526" w:type="pct"/>
            <w:tcPrChange w:id="983" w:author="mmeshek" w:date="2017-10-19T14:49:00Z">
              <w:tcPr>
                <w:tcW w:w="526" w:type="pct"/>
                <w:gridSpan w:val="2"/>
              </w:tcPr>
            </w:tcPrChange>
          </w:tcPr>
          <w:p w14:paraId="4CA03814" w14:textId="77777777" w:rsidR="009F2112" w:rsidRDefault="005942DF">
            <w:pPr>
              <w:pStyle w:val="Compact"/>
            </w:pPr>
            <w:r>
              <w:t>server</w:t>
            </w:r>
          </w:p>
        </w:tc>
        <w:tc>
          <w:tcPr>
            <w:tcW w:w="799" w:type="pct"/>
            <w:tcPrChange w:id="984" w:author="mmeshek" w:date="2017-10-19T14:49:00Z">
              <w:tcPr>
                <w:tcW w:w="752" w:type="pct"/>
                <w:gridSpan w:val="2"/>
              </w:tcPr>
            </w:tcPrChange>
          </w:tcPr>
          <w:p w14:paraId="39942E55" w14:textId="77777777" w:rsidR="009F2112" w:rsidRDefault="005942DF">
            <w:pPr>
              <w:pStyle w:val="Compact"/>
            </w:pPr>
            <w:r>
              <w:t>CLI application</w:t>
            </w:r>
          </w:p>
        </w:tc>
        <w:tc>
          <w:tcPr>
            <w:tcW w:w="517" w:type="pct"/>
            <w:tcPrChange w:id="985" w:author="mmeshek" w:date="2017-10-19T14:49:00Z">
              <w:tcPr>
                <w:tcW w:w="348" w:type="pct"/>
              </w:tcPr>
            </w:tcPrChange>
          </w:tcPr>
          <w:p w14:paraId="04C24F45" w14:textId="77777777" w:rsidR="009F2112" w:rsidRDefault="005942DF">
            <w:pPr>
              <w:pStyle w:val="Compact"/>
            </w:pPr>
            <w:r>
              <w:t>TSV files</w:t>
            </w:r>
          </w:p>
        </w:tc>
        <w:tc>
          <w:tcPr>
            <w:tcW w:w="799" w:type="pct"/>
            <w:tcPrChange w:id="986" w:author="mmeshek" w:date="2017-10-19T14:49:00Z">
              <w:tcPr>
                <w:tcW w:w="769" w:type="pct"/>
              </w:tcPr>
            </w:tcPrChange>
          </w:tcPr>
          <w:p w14:paraId="2D67BC1F" w14:textId="77777777" w:rsidR="009F2112" w:rsidRDefault="005942DF">
            <w:pPr>
              <w:pStyle w:val="Compact"/>
            </w:pPr>
            <w:r>
              <w:t>Haskell</w:t>
            </w:r>
          </w:p>
        </w:tc>
        <w:tc>
          <w:tcPr>
            <w:tcW w:w="705" w:type="pct"/>
            <w:tcPrChange w:id="987" w:author="mmeshek" w:date="2017-10-19T14:49:00Z">
              <w:tcPr>
                <w:tcW w:w="561" w:type="pct"/>
              </w:tcPr>
            </w:tcPrChange>
          </w:tcPr>
          <w:p w14:paraId="7FA8B19F" w14:textId="77777777" w:rsidR="009F2112" w:rsidRDefault="005942DF">
            <w:pPr>
              <w:pStyle w:val="Compact"/>
            </w:pPr>
            <w:r>
              <w:t>Mac, Windows, Linux</w:t>
            </w:r>
          </w:p>
        </w:tc>
        <w:tc>
          <w:tcPr>
            <w:tcW w:w="1654" w:type="pct"/>
            <w:tcPrChange w:id="988" w:author="mmeshek" w:date="2017-10-19T14:49:00Z">
              <w:tcPr>
                <w:tcW w:w="2044" w:type="pct"/>
              </w:tcPr>
            </w:tcPrChange>
          </w:tcPr>
          <w:p w14:paraId="05B32218" w14:textId="77777777" w:rsidR="009F2112" w:rsidRDefault="00AF08DB">
            <w:pPr>
              <w:pStyle w:val="Compact"/>
            </w:pPr>
            <w:ins w:id="989" w:author="mmeshek" w:date="2017-10-19T08:31:00Z">
              <w:r>
                <w:fldChar w:fldCharType="begin"/>
              </w:r>
              <w:r>
                <w:instrText xml:space="preserve"> HYPERLINK "</w:instrText>
              </w:r>
            </w:ins>
            <w:r>
              <w:instrText>https://github.com/NREL/AESD/lib/haskell</w:instrText>
            </w:r>
            <w:ins w:id="990" w:author="mmeshek" w:date="2017-10-19T08:31:00Z">
              <w:r>
                <w:instrText xml:space="preserve">" </w:instrText>
              </w:r>
              <w:r>
                <w:fldChar w:fldCharType="separate"/>
              </w:r>
            </w:ins>
            <w:r w:rsidRPr="004A5BF8">
              <w:rPr>
                <w:rStyle w:val="Hyperlink"/>
              </w:rPr>
              <w:t>https://github.com/NREL/AESD/lib/haskell</w:t>
            </w:r>
            <w:ins w:id="991" w:author="mmeshek" w:date="2017-10-19T08:31:00Z">
              <w:r>
                <w:fldChar w:fldCharType="end"/>
              </w:r>
              <w:r>
                <w:t xml:space="preserve"> </w:t>
              </w:r>
            </w:ins>
          </w:p>
        </w:tc>
      </w:tr>
      <w:tr w:rsidR="005B465E" w14:paraId="1093901A" w14:textId="77777777" w:rsidTr="00A77227">
        <w:tc>
          <w:tcPr>
            <w:tcW w:w="526" w:type="pct"/>
            <w:tcPrChange w:id="992" w:author="mmeshek" w:date="2017-10-19T14:49:00Z">
              <w:tcPr>
                <w:tcW w:w="526" w:type="pct"/>
                <w:gridSpan w:val="2"/>
              </w:tcPr>
            </w:tcPrChange>
          </w:tcPr>
          <w:p w14:paraId="703EBDE8" w14:textId="77777777" w:rsidR="009F2112" w:rsidRDefault="005942DF">
            <w:pPr>
              <w:pStyle w:val="Compact"/>
            </w:pPr>
            <w:r>
              <w:t>server</w:t>
            </w:r>
          </w:p>
        </w:tc>
        <w:tc>
          <w:tcPr>
            <w:tcW w:w="799" w:type="pct"/>
            <w:tcPrChange w:id="993" w:author="mmeshek" w:date="2017-10-19T14:49:00Z">
              <w:tcPr>
                <w:tcW w:w="752" w:type="pct"/>
                <w:gridSpan w:val="2"/>
              </w:tcPr>
            </w:tcPrChange>
          </w:tcPr>
          <w:p w14:paraId="32085F40" w14:textId="77777777" w:rsidR="009F2112" w:rsidRDefault="005942DF">
            <w:pPr>
              <w:pStyle w:val="Compact"/>
            </w:pPr>
            <w:r>
              <w:t>CLI application</w:t>
            </w:r>
          </w:p>
        </w:tc>
        <w:tc>
          <w:tcPr>
            <w:tcW w:w="517" w:type="pct"/>
            <w:tcPrChange w:id="994" w:author="mmeshek" w:date="2017-10-19T14:49:00Z">
              <w:tcPr>
                <w:tcW w:w="348" w:type="pct"/>
              </w:tcPr>
            </w:tcPrChange>
          </w:tcPr>
          <w:p w14:paraId="063AD85F" w14:textId="77777777" w:rsidR="009F2112" w:rsidRDefault="005942DF">
            <w:pPr>
              <w:pStyle w:val="Compact"/>
            </w:pPr>
            <w:r>
              <w:t>PostgreSQL</w:t>
            </w:r>
          </w:p>
        </w:tc>
        <w:tc>
          <w:tcPr>
            <w:tcW w:w="799" w:type="pct"/>
            <w:tcPrChange w:id="995" w:author="mmeshek" w:date="2017-10-19T14:49:00Z">
              <w:tcPr>
                <w:tcW w:w="769" w:type="pct"/>
              </w:tcPr>
            </w:tcPrChange>
          </w:tcPr>
          <w:p w14:paraId="1A8B57E1" w14:textId="77777777" w:rsidR="009F2112" w:rsidRDefault="005942DF">
            <w:pPr>
              <w:pStyle w:val="Compact"/>
            </w:pPr>
            <w:r>
              <w:t>Haskell</w:t>
            </w:r>
          </w:p>
        </w:tc>
        <w:tc>
          <w:tcPr>
            <w:tcW w:w="705" w:type="pct"/>
            <w:tcPrChange w:id="996" w:author="mmeshek" w:date="2017-10-19T14:49:00Z">
              <w:tcPr>
                <w:tcW w:w="561" w:type="pct"/>
              </w:tcPr>
            </w:tcPrChange>
          </w:tcPr>
          <w:p w14:paraId="6EB72262" w14:textId="77777777" w:rsidR="009F2112" w:rsidRDefault="005942DF">
            <w:pPr>
              <w:pStyle w:val="Compact"/>
            </w:pPr>
            <w:r>
              <w:t>Mac, Windows, Linux</w:t>
            </w:r>
          </w:p>
        </w:tc>
        <w:tc>
          <w:tcPr>
            <w:tcW w:w="1654" w:type="pct"/>
            <w:tcPrChange w:id="997" w:author="mmeshek" w:date="2017-10-19T14:49:00Z">
              <w:tcPr>
                <w:tcW w:w="2044" w:type="pct"/>
              </w:tcPr>
            </w:tcPrChange>
          </w:tcPr>
          <w:p w14:paraId="02AF0D08" w14:textId="77777777" w:rsidR="009F2112" w:rsidRDefault="00AF08DB">
            <w:pPr>
              <w:pStyle w:val="Compact"/>
            </w:pPr>
            <w:ins w:id="998" w:author="mmeshek" w:date="2017-10-19T08:31:00Z">
              <w:r>
                <w:fldChar w:fldCharType="begin"/>
              </w:r>
              <w:r>
                <w:instrText xml:space="preserve"> HYPERLINK "</w:instrText>
              </w:r>
            </w:ins>
            <w:r>
              <w:instrText>https://github.com/NREL/AESD/lib/haskell</w:instrText>
            </w:r>
            <w:ins w:id="999" w:author="mmeshek" w:date="2017-10-19T08:31:00Z">
              <w:r>
                <w:instrText xml:space="preserve">" </w:instrText>
              </w:r>
              <w:r>
                <w:fldChar w:fldCharType="separate"/>
              </w:r>
            </w:ins>
            <w:r w:rsidRPr="004A5BF8">
              <w:rPr>
                <w:rStyle w:val="Hyperlink"/>
              </w:rPr>
              <w:t>https://github.com/NREL/AESD/lib/haskell</w:t>
            </w:r>
            <w:ins w:id="1000" w:author="mmeshek" w:date="2017-10-19T08:31:00Z">
              <w:r>
                <w:fldChar w:fldCharType="end"/>
              </w:r>
              <w:r>
                <w:t xml:space="preserve"> </w:t>
              </w:r>
            </w:ins>
          </w:p>
        </w:tc>
      </w:tr>
      <w:tr w:rsidR="005B465E" w14:paraId="295FEE69" w14:textId="77777777" w:rsidTr="00A77227">
        <w:tc>
          <w:tcPr>
            <w:tcW w:w="526" w:type="pct"/>
            <w:tcPrChange w:id="1001" w:author="mmeshek" w:date="2017-10-19T14:49:00Z">
              <w:tcPr>
                <w:tcW w:w="526" w:type="pct"/>
                <w:gridSpan w:val="2"/>
              </w:tcPr>
            </w:tcPrChange>
          </w:tcPr>
          <w:p w14:paraId="080BDEA9" w14:textId="77777777" w:rsidR="009F2112" w:rsidRDefault="005942DF">
            <w:pPr>
              <w:pStyle w:val="Compact"/>
            </w:pPr>
            <w:r>
              <w:t>server</w:t>
            </w:r>
          </w:p>
        </w:tc>
        <w:tc>
          <w:tcPr>
            <w:tcW w:w="799" w:type="pct"/>
            <w:tcPrChange w:id="1002" w:author="mmeshek" w:date="2017-10-19T14:49:00Z">
              <w:tcPr>
                <w:tcW w:w="752" w:type="pct"/>
                <w:gridSpan w:val="2"/>
              </w:tcPr>
            </w:tcPrChange>
          </w:tcPr>
          <w:p w14:paraId="4A69C020" w14:textId="77777777" w:rsidR="009F2112" w:rsidRDefault="005942DF">
            <w:pPr>
              <w:pStyle w:val="Compact"/>
            </w:pPr>
            <w:r>
              <w:t>CLI application</w:t>
            </w:r>
          </w:p>
        </w:tc>
        <w:tc>
          <w:tcPr>
            <w:tcW w:w="517" w:type="pct"/>
            <w:tcPrChange w:id="1003" w:author="mmeshek" w:date="2017-10-19T14:49:00Z">
              <w:tcPr>
                <w:tcW w:w="348" w:type="pct"/>
              </w:tcPr>
            </w:tcPrChange>
          </w:tcPr>
          <w:p w14:paraId="55FC7772" w14:textId="77777777" w:rsidR="009F2112" w:rsidRDefault="005942DF">
            <w:pPr>
              <w:pStyle w:val="Compact"/>
            </w:pPr>
            <w:r>
              <w:t>MySQL</w:t>
            </w:r>
          </w:p>
        </w:tc>
        <w:tc>
          <w:tcPr>
            <w:tcW w:w="799" w:type="pct"/>
            <w:tcPrChange w:id="1004" w:author="mmeshek" w:date="2017-10-19T14:49:00Z">
              <w:tcPr>
                <w:tcW w:w="769" w:type="pct"/>
              </w:tcPr>
            </w:tcPrChange>
          </w:tcPr>
          <w:p w14:paraId="517F38DD" w14:textId="77777777" w:rsidR="009F2112" w:rsidRDefault="005942DF">
            <w:pPr>
              <w:pStyle w:val="Compact"/>
            </w:pPr>
            <w:r>
              <w:t>Haskell</w:t>
            </w:r>
          </w:p>
        </w:tc>
        <w:tc>
          <w:tcPr>
            <w:tcW w:w="705" w:type="pct"/>
            <w:tcPrChange w:id="1005" w:author="mmeshek" w:date="2017-10-19T14:49:00Z">
              <w:tcPr>
                <w:tcW w:w="561" w:type="pct"/>
              </w:tcPr>
            </w:tcPrChange>
          </w:tcPr>
          <w:p w14:paraId="18B55812" w14:textId="77777777" w:rsidR="009F2112" w:rsidRDefault="005942DF">
            <w:pPr>
              <w:pStyle w:val="Compact"/>
            </w:pPr>
            <w:r>
              <w:t>Mac, Windows, Linux</w:t>
            </w:r>
          </w:p>
        </w:tc>
        <w:tc>
          <w:tcPr>
            <w:tcW w:w="1654" w:type="pct"/>
            <w:tcPrChange w:id="1006" w:author="mmeshek" w:date="2017-10-19T14:49:00Z">
              <w:tcPr>
                <w:tcW w:w="2044" w:type="pct"/>
              </w:tcPr>
            </w:tcPrChange>
          </w:tcPr>
          <w:p w14:paraId="00005F98" w14:textId="77777777" w:rsidR="009F2112" w:rsidRDefault="00AF08DB">
            <w:pPr>
              <w:pStyle w:val="Compact"/>
            </w:pPr>
            <w:ins w:id="1007" w:author="mmeshek" w:date="2017-10-19T08:31:00Z">
              <w:r>
                <w:fldChar w:fldCharType="begin"/>
              </w:r>
              <w:r>
                <w:instrText xml:space="preserve"> HYPERLINK "</w:instrText>
              </w:r>
            </w:ins>
            <w:r>
              <w:instrText>https://github.com/NREL/AESD/lib/haskell</w:instrText>
            </w:r>
            <w:ins w:id="1008" w:author="mmeshek" w:date="2017-10-19T08:31:00Z">
              <w:r>
                <w:instrText xml:space="preserve">" </w:instrText>
              </w:r>
              <w:r>
                <w:fldChar w:fldCharType="separate"/>
              </w:r>
            </w:ins>
            <w:r w:rsidRPr="004A5BF8">
              <w:rPr>
                <w:rStyle w:val="Hyperlink"/>
              </w:rPr>
              <w:t>https://github.com/NREL/AESD/lib/haskell</w:t>
            </w:r>
            <w:ins w:id="1009" w:author="mmeshek" w:date="2017-10-19T08:31:00Z">
              <w:r>
                <w:fldChar w:fldCharType="end"/>
              </w:r>
              <w:r>
                <w:t xml:space="preserve"> </w:t>
              </w:r>
            </w:ins>
          </w:p>
        </w:tc>
      </w:tr>
      <w:tr w:rsidR="005B465E" w14:paraId="60629F85" w14:textId="77777777" w:rsidTr="00A77227">
        <w:tc>
          <w:tcPr>
            <w:tcW w:w="526" w:type="pct"/>
            <w:tcPrChange w:id="1010" w:author="mmeshek" w:date="2017-10-19T14:49:00Z">
              <w:tcPr>
                <w:tcW w:w="526" w:type="pct"/>
                <w:gridSpan w:val="2"/>
              </w:tcPr>
            </w:tcPrChange>
          </w:tcPr>
          <w:p w14:paraId="604A01B8" w14:textId="77777777" w:rsidR="009F2112" w:rsidRDefault="005942DF">
            <w:pPr>
              <w:pStyle w:val="Compact"/>
            </w:pPr>
            <w:r>
              <w:t>server</w:t>
            </w:r>
          </w:p>
        </w:tc>
        <w:tc>
          <w:tcPr>
            <w:tcW w:w="799" w:type="pct"/>
            <w:tcPrChange w:id="1011" w:author="mmeshek" w:date="2017-10-19T14:49:00Z">
              <w:tcPr>
                <w:tcW w:w="752" w:type="pct"/>
                <w:gridSpan w:val="2"/>
              </w:tcPr>
            </w:tcPrChange>
          </w:tcPr>
          <w:p w14:paraId="1230D3BA" w14:textId="77777777" w:rsidR="009F2112" w:rsidRDefault="005942DF">
            <w:pPr>
              <w:pStyle w:val="Compact"/>
            </w:pPr>
            <w:r>
              <w:t>CLI application</w:t>
            </w:r>
          </w:p>
        </w:tc>
        <w:tc>
          <w:tcPr>
            <w:tcW w:w="517" w:type="pct"/>
            <w:tcPrChange w:id="1012" w:author="mmeshek" w:date="2017-10-19T14:49:00Z">
              <w:tcPr>
                <w:tcW w:w="348" w:type="pct"/>
              </w:tcPr>
            </w:tcPrChange>
          </w:tcPr>
          <w:p w14:paraId="76373EEA" w14:textId="77777777" w:rsidR="009F2112" w:rsidRDefault="005942DF">
            <w:pPr>
              <w:pStyle w:val="Compact"/>
            </w:pPr>
            <w:r>
              <w:t>SQLite3</w:t>
            </w:r>
          </w:p>
        </w:tc>
        <w:tc>
          <w:tcPr>
            <w:tcW w:w="799" w:type="pct"/>
            <w:tcPrChange w:id="1013" w:author="mmeshek" w:date="2017-10-19T14:49:00Z">
              <w:tcPr>
                <w:tcW w:w="769" w:type="pct"/>
              </w:tcPr>
            </w:tcPrChange>
          </w:tcPr>
          <w:p w14:paraId="407587A0" w14:textId="77777777" w:rsidR="009F2112" w:rsidRDefault="005942DF">
            <w:pPr>
              <w:pStyle w:val="Compact"/>
            </w:pPr>
            <w:r>
              <w:t>Haskell</w:t>
            </w:r>
          </w:p>
        </w:tc>
        <w:tc>
          <w:tcPr>
            <w:tcW w:w="705" w:type="pct"/>
            <w:tcPrChange w:id="1014" w:author="mmeshek" w:date="2017-10-19T14:49:00Z">
              <w:tcPr>
                <w:tcW w:w="561" w:type="pct"/>
              </w:tcPr>
            </w:tcPrChange>
          </w:tcPr>
          <w:p w14:paraId="77E0DF43" w14:textId="77777777" w:rsidR="009F2112" w:rsidRDefault="005942DF">
            <w:pPr>
              <w:pStyle w:val="Compact"/>
            </w:pPr>
            <w:r>
              <w:t>Mac, Windows, Linux</w:t>
            </w:r>
          </w:p>
        </w:tc>
        <w:tc>
          <w:tcPr>
            <w:tcW w:w="1654" w:type="pct"/>
            <w:tcPrChange w:id="1015" w:author="mmeshek" w:date="2017-10-19T14:49:00Z">
              <w:tcPr>
                <w:tcW w:w="2044" w:type="pct"/>
              </w:tcPr>
            </w:tcPrChange>
          </w:tcPr>
          <w:p w14:paraId="08E1FAE4" w14:textId="77777777" w:rsidR="009F2112" w:rsidRDefault="00AF08DB">
            <w:pPr>
              <w:pStyle w:val="Compact"/>
            </w:pPr>
            <w:ins w:id="1016" w:author="mmeshek" w:date="2017-10-19T08:31:00Z">
              <w:r>
                <w:fldChar w:fldCharType="begin"/>
              </w:r>
              <w:r>
                <w:instrText xml:space="preserve"> HYPERLINK "</w:instrText>
              </w:r>
            </w:ins>
            <w:r>
              <w:instrText>https://github.com/NREL/AESD/lib/haskell</w:instrText>
            </w:r>
            <w:ins w:id="1017" w:author="mmeshek" w:date="2017-10-19T08:31:00Z">
              <w:r>
                <w:instrText xml:space="preserve">" </w:instrText>
              </w:r>
              <w:r>
                <w:fldChar w:fldCharType="separate"/>
              </w:r>
            </w:ins>
            <w:r w:rsidRPr="004A5BF8">
              <w:rPr>
                <w:rStyle w:val="Hyperlink"/>
              </w:rPr>
              <w:t>https://github.com/NREL/AESD/lib/haskell</w:t>
            </w:r>
            <w:ins w:id="1018" w:author="mmeshek" w:date="2017-10-19T08:31:00Z">
              <w:r>
                <w:fldChar w:fldCharType="end"/>
              </w:r>
              <w:r>
                <w:t xml:space="preserve"> </w:t>
              </w:r>
            </w:ins>
          </w:p>
        </w:tc>
      </w:tr>
      <w:tr w:rsidR="005B465E" w14:paraId="2DB96708" w14:textId="77777777" w:rsidTr="00A77227">
        <w:tc>
          <w:tcPr>
            <w:tcW w:w="526" w:type="pct"/>
            <w:tcPrChange w:id="1019" w:author="mmeshek" w:date="2017-10-19T14:49:00Z">
              <w:tcPr>
                <w:tcW w:w="526" w:type="pct"/>
                <w:gridSpan w:val="2"/>
              </w:tcPr>
            </w:tcPrChange>
          </w:tcPr>
          <w:p w14:paraId="428E8EFA" w14:textId="77777777" w:rsidR="009F2112" w:rsidRDefault="005942DF">
            <w:pPr>
              <w:pStyle w:val="Compact"/>
            </w:pPr>
            <w:r>
              <w:t>server</w:t>
            </w:r>
          </w:p>
        </w:tc>
        <w:tc>
          <w:tcPr>
            <w:tcW w:w="799" w:type="pct"/>
            <w:tcPrChange w:id="1020" w:author="mmeshek" w:date="2017-10-19T14:49:00Z">
              <w:tcPr>
                <w:tcW w:w="752" w:type="pct"/>
                <w:gridSpan w:val="2"/>
              </w:tcPr>
            </w:tcPrChange>
          </w:tcPr>
          <w:p w14:paraId="720FE89B" w14:textId="77777777" w:rsidR="009F2112" w:rsidRDefault="005942DF">
            <w:pPr>
              <w:pStyle w:val="Compact"/>
            </w:pPr>
            <w:r>
              <w:t>CLI application</w:t>
            </w:r>
          </w:p>
        </w:tc>
        <w:tc>
          <w:tcPr>
            <w:tcW w:w="517" w:type="pct"/>
            <w:tcPrChange w:id="1021" w:author="mmeshek" w:date="2017-10-19T14:49:00Z">
              <w:tcPr>
                <w:tcW w:w="348" w:type="pct"/>
              </w:tcPr>
            </w:tcPrChange>
          </w:tcPr>
          <w:p w14:paraId="675B6FB4" w14:textId="77777777" w:rsidR="009F2112" w:rsidRDefault="005942DF">
            <w:pPr>
              <w:pStyle w:val="Compact"/>
            </w:pPr>
            <w:r>
              <w:t>ODBC</w:t>
            </w:r>
          </w:p>
        </w:tc>
        <w:tc>
          <w:tcPr>
            <w:tcW w:w="799" w:type="pct"/>
            <w:tcPrChange w:id="1022" w:author="mmeshek" w:date="2017-10-19T14:49:00Z">
              <w:tcPr>
                <w:tcW w:w="769" w:type="pct"/>
              </w:tcPr>
            </w:tcPrChange>
          </w:tcPr>
          <w:p w14:paraId="39D92DB9" w14:textId="77777777" w:rsidR="009F2112" w:rsidRDefault="005942DF">
            <w:pPr>
              <w:pStyle w:val="Compact"/>
            </w:pPr>
            <w:r>
              <w:t>Haskell</w:t>
            </w:r>
          </w:p>
        </w:tc>
        <w:tc>
          <w:tcPr>
            <w:tcW w:w="705" w:type="pct"/>
            <w:tcPrChange w:id="1023" w:author="mmeshek" w:date="2017-10-19T14:49:00Z">
              <w:tcPr>
                <w:tcW w:w="561" w:type="pct"/>
              </w:tcPr>
            </w:tcPrChange>
          </w:tcPr>
          <w:p w14:paraId="5BBBEA2C" w14:textId="77777777" w:rsidR="009F2112" w:rsidRDefault="005942DF">
            <w:pPr>
              <w:pStyle w:val="Compact"/>
            </w:pPr>
            <w:r>
              <w:t>Mac, Windows, Linux</w:t>
            </w:r>
          </w:p>
        </w:tc>
        <w:tc>
          <w:tcPr>
            <w:tcW w:w="1654" w:type="pct"/>
            <w:tcPrChange w:id="1024" w:author="mmeshek" w:date="2017-10-19T14:49:00Z">
              <w:tcPr>
                <w:tcW w:w="2044" w:type="pct"/>
              </w:tcPr>
            </w:tcPrChange>
          </w:tcPr>
          <w:p w14:paraId="53137D43" w14:textId="77777777" w:rsidR="009F2112" w:rsidRDefault="00AF08DB">
            <w:pPr>
              <w:pStyle w:val="Compact"/>
            </w:pPr>
            <w:ins w:id="1025" w:author="mmeshek" w:date="2017-10-19T08:31:00Z">
              <w:r>
                <w:fldChar w:fldCharType="begin"/>
              </w:r>
              <w:r>
                <w:instrText xml:space="preserve"> HYPERLINK "</w:instrText>
              </w:r>
            </w:ins>
            <w:r>
              <w:instrText>https://github.com/NREL/AESD/lib/haskell</w:instrText>
            </w:r>
            <w:ins w:id="1026" w:author="mmeshek" w:date="2017-10-19T08:31:00Z">
              <w:r>
                <w:instrText xml:space="preserve">" </w:instrText>
              </w:r>
              <w:r>
                <w:fldChar w:fldCharType="separate"/>
              </w:r>
            </w:ins>
            <w:r w:rsidRPr="004A5BF8">
              <w:rPr>
                <w:rStyle w:val="Hyperlink"/>
              </w:rPr>
              <w:t>https://github.com/NREL/AESD/lib/haskell</w:t>
            </w:r>
            <w:ins w:id="1027" w:author="mmeshek" w:date="2017-10-19T08:31:00Z">
              <w:r>
                <w:fldChar w:fldCharType="end"/>
              </w:r>
              <w:r>
                <w:t xml:space="preserve"> </w:t>
              </w:r>
            </w:ins>
          </w:p>
        </w:tc>
      </w:tr>
      <w:tr w:rsidR="005B465E" w14:paraId="66179E98" w14:textId="77777777" w:rsidTr="00A77227">
        <w:tc>
          <w:tcPr>
            <w:tcW w:w="526" w:type="pct"/>
            <w:tcPrChange w:id="1028" w:author="mmeshek" w:date="2017-10-19T14:49:00Z">
              <w:tcPr>
                <w:tcW w:w="526" w:type="pct"/>
                <w:gridSpan w:val="2"/>
              </w:tcPr>
            </w:tcPrChange>
          </w:tcPr>
          <w:p w14:paraId="3CB262C4" w14:textId="77777777" w:rsidR="009F2112" w:rsidRDefault="005942DF">
            <w:pPr>
              <w:pStyle w:val="Compact"/>
            </w:pPr>
            <w:r>
              <w:t>server</w:t>
            </w:r>
          </w:p>
        </w:tc>
        <w:tc>
          <w:tcPr>
            <w:tcW w:w="799" w:type="pct"/>
            <w:tcPrChange w:id="1029" w:author="mmeshek" w:date="2017-10-19T14:49:00Z">
              <w:tcPr>
                <w:tcW w:w="752" w:type="pct"/>
                <w:gridSpan w:val="2"/>
              </w:tcPr>
            </w:tcPrChange>
          </w:tcPr>
          <w:p w14:paraId="2283D046" w14:textId="77777777" w:rsidR="009F2112" w:rsidRDefault="005942DF">
            <w:pPr>
              <w:pStyle w:val="Compact"/>
            </w:pPr>
            <w:r>
              <w:t>CLI application</w:t>
            </w:r>
          </w:p>
        </w:tc>
        <w:tc>
          <w:tcPr>
            <w:tcW w:w="517" w:type="pct"/>
            <w:tcPrChange w:id="1030" w:author="mmeshek" w:date="2017-10-19T14:49:00Z">
              <w:tcPr>
                <w:tcW w:w="348" w:type="pct"/>
              </w:tcPr>
            </w:tcPrChange>
          </w:tcPr>
          <w:p w14:paraId="35D9C374" w14:textId="77777777" w:rsidR="009F2112" w:rsidRDefault="005942DF">
            <w:pPr>
              <w:pStyle w:val="Compact"/>
            </w:pPr>
            <w:r>
              <w:t>Haystack</w:t>
            </w:r>
          </w:p>
        </w:tc>
        <w:tc>
          <w:tcPr>
            <w:tcW w:w="799" w:type="pct"/>
            <w:tcPrChange w:id="1031" w:author="mmeshek" w:date="2017-10-19T14:49:00Z">
              <w:tcPr>
                <w:tcW w:w="769" w:type="pct"/>
              </w:tcPr>
            </w:tcPrChange>
          </w:tcPr>
          <w:p w14:paraId="7E2C118D" w14:textId="77777777" w:rsidR="009F2112" w:rsidRDefault="005942DF">
            <w:pPr>
              <w:pStyle w:val="Compact"/>
            </w:pPr>
            <w:r>
              <w:t>Haskell</w:t>
            </w:r>
          </w:p>
        </w:tc>
        <w:tc>
          <w:tcPr>
            <w:tcW w:w="705" w:type="pct"/>
            <w:tcPrChange w:id="1032" w:author="mmeshek" w:date="2017-10-19T14:49:00Z">
              <w:tcPr>
                <w:tcW w:w="561" w:type="pct"/>
              </w:tcPr>
            </w:tcPrChange>
          </w:tcPr>
          <w:p w14:paraId="7BAA5B4F" w14:textId="77777777" w:rsidR="009F2112" w:rsidRDefault="005942DF">
            <w:pPr>
              <w:pStyle w:val="Compact"/>
            </w:pPr>
            <w:r>
              <w:t>Mac, Windows, Linux</w:t>
            </w:r>
          </w:p>
        </w:tc>
        <w:tc>
          <w:tcPr>
            <w:tcW w:w="1654" w:type="pct"/>
            <w:tcPrChange w:id="1033" w:author="mmeshek" w:date="2017-10-19T14:49:00Z">
              <w:tcPr>
                <w:tcW w:w="2044" w:type="pct"/>
              </w:tcPr>
            </w:tcPrChange>
          </w:tcPr>
          <w:p w14:paraId="517DE71A" w14:textId="77777777" w:rsidR="009F2112" w:rsidRDefault="00AF08DB">
            <w:pPr>
              <w:pStyle w:val="Compact"/>
            </w:pPr>
            <w:ins w:id="1034" w:author="mmeshek" w:date="2017-10-19T08:31:00Z">
              <w:r>
                <w:fldChar w:fldCharType="begin"/>
              </w:r>
              <w:r>
                <w:instrText xml:space="preserve"> HYPERLINK "</w:instrText>
              </w:r>
            </w:ins>
            <w:r>
              <w:instrText>https://github.com/NREL/AESD/lib/haskell</w:instrText>
            </w:r>
            <w:ins w:id="1035" w:author="mmeshek" w:date="2017-10-19T08:31:00Z">
              <w:r>
                <w:instrText xml:space="preserve">" </w:instrText>
              </w:r>
              <w:r>
                <w:fldChar w:fldCharType="separate"/>
              </w:r>
            </w:ins>
            <w:r w:rsidRPr="004A5BF8">
              <w:rPr>
                <w:rStyle w:val="Hyperlink"/>
              </w:rPr>
              <w:t>https://github.com/NREL/AESD/lib/haskell</w:t>
            </w:r>
            <w:ins w:id="1036" w:author="mmeshek" w:date="2017-10-19T08:31:00Z">
              <w:r>
                <w:fldChar w:fldCharType="end"/>
              </w:r>
              <w:r>
                <w:t xml:space="preserve"> </w:t>
              </w:r>
            </w:ins>
          </w:p>
        </w:tc>
      </w:tr>
      <w:tr w:rsidR="005B465E" w14:paraId="1F604C64" w14:textId="77777777" w:rsidTr="00A77227">
        <w:tc>
          <w:tcPr>
            <w:tcW w:w="526" w:type="pct"/>
            <w:tcPrChange w:id="1037" w:author="mmeshek" w:date="2017-10-19T14:49:00Z">
              <w:tcPr>
                <w:tcW w:w="526" w:type="pct"/>
                <w:gridSpan w:val="2"/>
              </w:tcPr>
            </w:tcPrChange>
          </w:tcPr>
          <w:p w14:paraId="332C185E" w14:textId="77777777" w:rsidR="009F2112" w:rsidRDefault="005942DF">
            <w:pPr>
              <w:pStyle w:val="Compact"/>
            </w:pPr>
            <w:r>
              <w:t>client</w:t>
            </w:r>
          </w:p>
        </w:tc>
        <w:tc>
          <w:tcPr>
            <w:tcW w:w="799" w:type="pct"/>
            <w:tcPrChange w:id="1038" w:author="mmeshek" w:date="2017-10-19T14:49:00Z">
              <w:tcPr>
                <w:tcW w:w="752" w:type="pct"/>
                <w:gridSpan w:val="2"/>
              </w:tcPr>
            </w:tcPrChange>
          </w:tcPr>
          <w:p w14:paraId="3DAF9E3F" w14:textId="77777777" w:rsidR="009F2112" w:rsidRDefault="005942DF">
            <w:pPr>
              <w:pStyle w:val="Compact"/>
            </w:pPr>
            <w:r>
              <w:t>library, web application</w:t>
            </w:r>
          </w:p>
        </w:tc>
        <w:tc>
          <w:tcPr>
            <w:tcW w:w="517" w:type="pct"/>
            <w:tcPrChange w:id="1039" w:author="mmeshek" w:date="2017-10-19T14:49:00Z">
              <w:tcPr>
                <w:tcW w:w="348" w:type="pct"/>
              </w:tcPr>
            </w:tcPrChange>
          </w:tcPr>
          <w:p w14:paraId="1556B766" w14:textId="77777777" w:rsidR="009F2112" w:rsidRDefault="005942DF">
            <w:pPr>
              <w:pStyle w:val="Compact"/>
            </w:pPr>
            <w:r>
              <w:t>any</w:t>
            </w:r>
          </w:p>
        </w:tc>
        <w:tc>
          <w:tcPr>
            <w:tcW w:w="799" w:type="pct"/>
            <w:tcPrChange w:id="1040" w:author="mmeshek" w:date="2017-10-19T14:49:00Z">
              <w:tcPr>
                <w:tcW w:w="769" w:type="pct"/>
              </w:tcPr>
            </w:tcPrChange>
          </w:tcPr>
          <w:p w14:paraId="3AC675BC" w14:textId="77777777" w:rsidR="009F2112" w:rsidRDefault="005942DF">
            <w:pPr>
              <w:pStyle w:val="Compact"/>
            </w:pPr>
            <w:r>
              <w:t>JavaScript</w:t>
            </w:r>
          </w:p>
        </w:tc>
        <w:tc>
          <w:tcPr>
            <w:tcW w:w="705" w:type="pct"/>
            <w:tcPrChange w:id="1041" w:author="mmeshek" w:date="2017-10-19T14:49:00Z">
              <w:tcPr>
                <w:tcW w:w="561" w:type="pct"/>
              </w:tcPr>
            </w:tcPrChange>
          </w:tcPr>
          <w:p w14:paraId="6A9F712E" w14:textId="77777777" w:rsidR="009F2112" w:rsidRDefault="005942DF">
            <w:pPr>
              <w:pStyle w:val="Compact"/>
            </w:pPr>
            <w:r>
              <w:t>Chrome, Firefox</w:t>
            </w:r>
          </w:p>
        </w:tc>
        <w:tc>
          <w:tcPr>
            <w:tcW w:w="1654" w:type="pct"/>
            <w:tcPrChange w:id="1042" w:author="mmeshek" w:date="2017-10-19T14:49:00Z">
              <w:tcPr>
                <w:tcW w:w="2044" w:type="pct"/>
              </w:tcPr>
            </w:tcPrChange>
          </w:tcPr>
          <w:p w14:paraId="01C5E149" w14:textId="77777777" w:rsidR="009F2112" w:rsidRDefault="00AF08DB">
            <w:pPr>
              <w:pStyle w:val="Compact"/>
            </w:pPr>
            <w:ins w:id="1043" w:author="mmeshek" w:date="2017-10-19T08:31:00Z">
              <w:r>
                <w:fldChar w:fldCharType="begin"/>
              </w:r>
              <w:r>
                <w:instrText xml:space="preserve"> HYPERLINK "</w:instrText>
              </w:r>
            </w:ins>
            <w:r>
              <w:instrText>https://github.com/NREL/AESD/lib/javascript</w:instrText>
            </w:r>
            <w:ins w:id="1044" w:author="mmeshek" w:date="2017-10-19T08:31:00Z">
              <w:r>
                <w:instrText xml:space="preserve">" </w:instrText>
              </w:r>
              <w:r>
                <w:fldChar w:fldCharType="separate"/>
              </w:r>
            </w:ins>
            <w:r w:rsidRPr="004A5BF8">
              <w:rPr>
                <w:rStyle w:val="Hyperlink"/>
              </w:rPr>
              <w:t>https://github.com/NREL/AESD/lib/javascript</w:t>
            </w:r>
            <w:ins w:id="1045" w:author="mmeshek" w:date="2017-10-19T08:31:00Z">
              <w:r>
                <w:fldChar w:fldCharType="end"/>
              </w:r>
              <w:r>
                <w:t xml:space="preserve"> </w:t>
              </w:r>
            </w:ins>
          </w:p>
        </w:tc>
      </w:tr>
      <w:tr w:rsidR="005B465E" w14:paraId="32124DC0" w14:textId="77777777" w:rsidTr="00A77227">
        <w:tc>
          <w:tcPr>
            <w:tcW w:w="526" w:type="pct"/>
            <w:tcPrChange w:id="1046" w:author="mmeshek" w:date="2017-10-19T14:49:00Z">
              <w:tcPr>
                <w:tcW w:w="526" w:type="pct"/>
                <w:gridSpan w:val="2"/>
              </w:tcPr>
            </w:tcPrChange>
          </w:tcPr>
          <w:p w14:paraId="4C5F6BE0" w14:textId="77777777" w:rsidR="009F2112" w:rsidRDefault="005942DF">
            <w:pPr>
              <w:pStyle w:val="Compact"/>
            </w:pPr>
            <w:r>
              <w:t>client</w:t>
            </w:r>
          </w:p>
        </w:tc>
        <w:tc>
          <w:tcPr>
            <w:tcW w:w="799" w:type="pct"/>
            <w:tcPrChange w:id="1047" w:author="mmeshek" w:date="2017-10-19T14:49:00Z">
              <w:tcPr>
                <w:tcW w:w="752" w:type="pct"/>
                <w:gridSpan w:val="2"/>
              </w:tcPr>
            </w:tcPrChange>
          </w:tcPr>
          <w:p w14:paraId="03BA4F2A" w14:textId="77777777" w:rsidR="009F2112" w:rsidRDefault="005942DF">
            <w:pPr>
              <w:pStyle w:val="Compact"/>
            </w:pPr>
            <w:r>
              <w:t>library</w:t>
            </w:r>
          </w:p>
        </w:tc>
        <w:tc>
          <w:tcPr>
            <w:tcW w:w="517" w:type="pct"/>
            <w:tcPrChange w:id="1048" w:author="mmeshek" w:date="2017-10-19T14:49:00Z">
              <w:tcPr>
                <w:tcW w:w="348" w:type="pct"/>
              </w:tcPr>
            </w:tcPrChange>
          </w:tcPr>
          <w:p w14:paraId="1D7BA91F" w14:textId="77777777" w:rsidR="009F2112" w:rsidRDefault="005942DF">
            <w:pPr>
              <w:pStyle w:val="Compact"/>
            </w:pPr>
            <w:r>
              <w:t>any</w:t>
            </w:r>
          </w:p>
        </w:tc>
        <w:tc>
          <w:tcPr>
            <w:tcW w:w="799" w:type="pct"/>
            <w:tcPrChange w:id="1049" w:author="mmeshek" w:date="2017-10-19T14:49:00Z">
              <w:tcPr>
                <w:tcW w:w="769" w:type="pct"/>
              </w:tcPr>
            </w:tcPrChange>
          </w:tcPr>
          <w:p w14:paraId="2C13B9D8" w14:textId="77777777" w:rsidR="009F2112" w:rsidRDefault="005942DF">
            <w:pPr>
              <w:pStyle w:val="Compact"/>
            </w:pPr>
            <w:r>
              <w:t>Python</w:t>
            </w:r>
          </w:p>
        </w:tc>
        <w:tc>
          <w:tcPr>
            <w:tcW w:w="705" w:type="pct"/>
            <w:tcPrChange w:id="1050" w:author="mmeshek" w:date="2017-10-19T14:49:00Z">
              <w:tcPr>
                <w:tcW w:w="561" w:type="pct"/>
              </w:tcPr>
            </w:tcPrChange>
          </w:tcPr>
          <w:p w14:paraId="0BCD540F" w14:textId="77777777" w:rsidR="009F2112" w:rsidRDefault="005942DF">
            <w:pPr>
              <w:pStyle w:val="Compact"/>
            </w:pPr>
            <w:r>
              <w:t>any</w:t>
            </w:r>
          </w:p>
        </w:tc>
        <w:tc>
          <w:tcPr>
            <w:tcW w:w="1654" w:type="pct"/>
            <w:tcPrChange w:id="1051" w:author="mmeshek" w:date="2017-10-19T14:49:00Z">
              <w:tcPr>
                <w:tcW w:w="2044" w:type="pct"/>
              </w:tcPr>
            </w:tcPrChange>
          </w:tcPr>
          <w:p w14:paraId="5F1E8CF4" w14:textId="77777777" w:rsidR="009F2112" w:rsidRDefault="00AF08DB">
            <w:pPr>
              <w:pStyle w:val="Compact"/>
            </w:pPr>
            <w:ins w:id="1052" w:author="mmeshek" w:date="2017-10-19T08:31:00Z">
              <w:r>
                <w:fldChar w:fldCharType="begin"/>
              </w:r>
              <w:r>
                <w:instrText xml:space="preserve"> HYPERLINK "</w:instrText>
              </w:r>
            </w:ins>
            <w:r>
              <w:instrText>https://github.com/NREL/AESD/lib/python</w:instrText>
            </w:r>
            <w:ins w:id="1053" w:author="mmeshek" w:date="2017-10-19T08:31:00Z">
              <w:r>
                <w:instrText xml:space="preserve">" </w:instrText>
              </w:r>
              <w:r>
                <w:fldChar w:fldCharType="separate"/>
              </w:r>
            </w:ins>
            <w:r w:rsidRPr="004A5BF8">
              <w:rPr>
                <w:rStyle w:val="Hyperlink"/>
              </w:rPr>
              <w:t>https://github.com/NREL/AESD/lib/python</w:t>
            </w:r>
            <w:ins w:id="1054" w:author="mmeshek" w:date="2017-10-19T08:31:00Z">
              <w:r>
                <w:fldChar w:fldCharType="end"/>
              </w:r>
              <w:r>
                <w:t xml:space="preserve"> </w:t>
              </w:r>
            </w:ins>
          </w:p>
        </w:tc>
      </w:tr>
      <w:tr w:rsidR="005B465E" w14:paraId="6F2A5E06" w14:textId="77777777" w:rsidTr="00A77227">
        <w:tc>
          <w:tcPr>
            <w:tcW w:w="526" w:type="pct"/>
            <w:tcPrChange w:id="1055" w:author="mmeshek" w:date="2017-10-19T14:49:00Z">
              <w:tcPr>
                <w:tcW w:w="526" w:type="pct"/>
                <w:gridSpan w:val="2"/>
              </w:tcPr>
            </w:tcPrChange>
          </w:tcPr>
          <w:p w14:paraId="033D81D1" w14:textId="77777777" w:rsidR="009F2112" w:rsidRDefault="005942DF">
            <w:pPr>
              <w:pStyle w:val="Compact"/>
            </w:pPr>
            <w:r>
              <w:t>client</w:t>
            </w:r>
          </w:p>
        </w:tc>
        <w:tc>
          <w:tcPr>
            <w:tcW w:w="799" w:type="pct"/>
            <w:tcPrChange w:id="1056" w:author="mmeshek" w:date="2017-10-19T14:49:00Z">
              <w:tcPr>
                <w:tcW w:w="752" w:type="pct"/>
                <w:gridSpan w:val="2"/>
              </w:tcPr>
            </w:tcPrChange>
          </w:tcPr>
          <w:p w14:paraId="69A9D1D7" w14:textId="77777777" w:rsidR="009F2112" w:rsidRDefault="005942DF">
            <w:pPr>
              <w:pStyle w:val="Compact"/>
            </w:pPr>
            <w:r>
              <w:t>library</w:t>
            </w:r>
          </w:p>
        </w:tc>
        <w:tc>
          <w:tcPr>
            <w:tcW w:w="517" w:type="pct"/>
            <w:tcPrChange w:id="1057" w:author="mmeshek" w:date="2017-10-19T14:49:00Z">
              <w:tcPr>
                <w:tcW w:w="348" w:type="pct"/>
              </w:tcPr>
            </w:tcPrChange>
          </w:tcPr>
          <w:p w14:paraId="32E417AD" w14:textId="77777777" w:rsidR="009F2112" w:rsidRDefault="005942DF">
            <w:pPr>
              <w:pStyle w:val="Compact"/>
            </w:pPr>
            <w:r>
              <w:t>any</w:t>
            </w:r>
          </w:p>
        </w:tc>
        <w:tc>
          <w:tcPr>
            <w:tcW w:w="799" w:type="pct"/>
            <w:tcPrChange w:id="1058" w:author="mmeshek" w:date="2017-10-19T14:49:00Z">
              <w:tcPr>
                <w:tcW w:w="769" w:type="pct"/>
              </w:tcPr>
            </w:tcPrChange>
          </w:tcPr>
          <w:p w14:paraId="736D07E9" w14:textId="77777777" w:rsidR="009F2112" w:rsidRDefault="005942DF">
            <w:pPr>
              <w:pStyle w:val="Compact"/>
            </w:pPr>
            <w:r>
              <w:t>R</w:t>
            </w:r>
          </w:p>
        </w:tc>
        <w:tc>
          <w:tcPr>
            <w:tcW w:w="705" w:type="pct"/>
            <w:tcPrChange w:id="1059" w:author="mmeshek" w:date="2017-10-19T14:49:00Z">
              <w:tcPr>
                <w:tcW w:w="561" w:type="pct"/>
              </w:tcPr>
            </w:tcPrChange>
          </w:tcPr>
          <w:p w14:paraId="38D55B19" w14:textId="77777777" w:rsidR="009F2112" w:rsidRDefault="005942DF">
            <w:pPr>
              <w:pStyle w:val="Compact"/>
            </w:pPr>
            <w:r>
              <w:t>any</w:t>
            </w:r>
          </w:p>
        </w:tc>
        <w:tc>
          <w:tcPr>
            <w:tcW w:w="1654" w:type="pct"/>
            <w:tcPrChange w:id="1060" w:author="mmeshek" w:date="2017-10-19T14:49:00Z">
              <w:tcPr>
                <w:tcW w:w="2044" w:type="pct"/>
              </w:tcPr>
            </w:tcPrChange>
          </w:tcPr>
          <w:p w14:paraId="6C14A5D2" w14:textId="77777777" w:rsidR="009F2112" w:rsidRDefault="00AF08DB">
            <w:pPr>
              <w:pStyle w:val="Compact"/>
            </w:pPr>
            <w:ins w:id="1061" w:author="mmeshek" w:date="2017-10-19T08:31:00Z">
              <w:r>
                <w:fldChar w:fldCharType="begin"/>
              </w:r>
              <w:r>
                <w:instrText xml:space="preserve"> HYPERLINK "</w:instrText>
              </w:r>
            </w:ins>
            <w:r>
              <w:instrText>https://github.nrel.gov/d-star/r-records</w:instrText>
            </w:r>
            <w:ins w:id="1062" w:author="mmeshek" w:date="2017-10-19T08:31:00Z">
              <w:r>
                <w:instrText xml:space="preserve">" </w:instrText>
              </w:r>
              <w:r>
                <w:fldChar w:fldCharType="separate"/>
              </w:r>
            </w:ins>
            <w:r w:rsidRPr="004A5BF8">
              <w:rPr>
                <w:rStyle w:val="Hyperlink"/>
              </w:rPr>
              <w:t>https://github.nrel.gov/d-star/r-records</w:t>
            </w:r>
            <w:ins w:id="1063" w:author="mmeshek" w:date="2017-10-19T08:31:00Z">
              <w:r>
                <w:fldChar w:fldCharType="end"/>
              </w:r>
              <w:r>
                <w:t xml:space="preserve"> </w:t>
              </w:r>
            </w:ins>
          </w:p>
        </w:tc>
      </w:tr>
    </w:tbl>
    <w:p w14:paraId="47660C62" w14:textId="77777777" w:rsidR="009F2112" w:rsidRDefault="005942DF">
      <w:pPr>
        <w:pStyle w:val="NRELHead02"/>
        <w:pPrChange w:id="1064" w:author="mmeshek" w:date="2017-09-26T08:22:00Z">
          <w:pPr>
            <w:pStyle w:val="Heading2"/>
          </w:pPr>
        </w:pPrChange>
      </w:pPr>
      <w:bookmarkStart w:id="1065" w:name="haskell-client-and-server-library-and-ap"/>
      <w:bookmarkStart w:id="1066" w:name="_Toc492447378"/>
      <w:bookmarkStart w:id="1067" w:name="_Toc494178818"/>
      <w:bookmarkEnd w:id="1065"/>
      <w:r>
        <w:t>Haskell Client and Server Library and Applications</w:t>
      </w:r>
      <w:bookmarkEnd w:id="1066"/>
      <w:bookmarkEnd w:id="1067"/>
    </w:p>
    <w:p w14:paraId="30F5DD59" w14:textId="77777777" w:rsidR="009F2112" w:rsidRDefault="005942DF">
      <w:pPr>
        <w:pStyle w:val="NRELBodyText"/>
        <w:pPrChange w:id="1068" w:author="mmeshek" w:date="2017-09-26T08:23:00Z">
          <w:pPr>
            <w:pStyle w:val="FirstParagraph"/>
          </w:pPr>
        </w:pPrChange>
      </w:pPr>
      <w:r>
        <w:t>Both client and server applications in Haskell are available for the Records API. Full</w:t>
      </w:r>
      <w:del w:id="1069" w:author="mmeshek" w:date="2017-10-19T14:26:00Z">
        <w:r w:rsidDel="0096262A">
          <w:delText xml:space="preserve"> </w:delText>
        </w:r>
      </w:del>
      <w:ins w:id="1070" w:author="mmeshek" w:date="2017-10-19T14:26:00Z">
        <w:r w:rsidR="0096262A">
          <w:t> </w:t>
        </w:r>
      </w:ins>
      <w:r>
        <w:t xml:space="preserve">documentation resides at </w:t>
      </w:r>
      <w:del w:id="1071" w:author="mmeshek" w:date="2017-10-19T14:32:00Z">
        <w:r w:rsidDel="0096262A">
          <w:delText>&lt;</w:delText>
        </w:r>
      </w:del>
      <w:r w:rsidR="00786AF4">
        <w:fldChar w:fldCharType="begin"/>
      </w:r>
      <w:r w:rsidR="00786AF4">
        <w:instrText xml:space="preserve"> HYPERLINK "https://github.com/NREL/AESD/lib/haskell" \h </w:instrText>
      </w:r>
      <w:r w:rsidR="00786AF4">
        <w:fldChar w:fldCharType="separate"/>
      </w:r>
      <w:r>
        <w:rPr>
          <w:rStyle w:val="Hyperlink"/>
        </w:rPr>
        <w:t>https://github.com/NREL/AESD/lib/haskell</w:t>
      </w:r>
      <w:r w:rsidR="00786AF4">
        <w:rPr>
          <w:rStyle w:val="Hyperlink"/>
        </w:rPr>
        <w:fldChar w:fldCharType="end"/>
      </w:r>
      <w:del w:id="1072" w:author="mmeshek" w:date="2017-10-19T14:32:00Z">
        <w:r w:rsidDel="0096262A">
          <w:delText>&gt;</w:delText>
        </w:r>
      </w:del>
      <w:r>
        <w:t>.</w:t>
      </w:r>
    </w:p>
    <w:p w14:paraId="63397FB0" w14:textId="77777777" w:rsidR="009F2112" w:rsidRDefault="005942DF">
      <w:pPr>
        <w:pStyle w:val="NRELHead03"/>
        <w:pPrChange w:id="1073" w:author="mmeshek" w:date="2017-09-26T08:22:00Z">
          <w:pPr>
            <w:pStyle w:val="Heading3"/>
          </w:pPr>
        </w:pPrChange>
      </w:pPr>
      <w:bookmarkStart w:id="1074" w:name="client-library"/>
      <w:bookmarkEnd w:id="1074"/>
      <w:r>
        <w:t>Client Library</w:t>
      </w:r>
    </w:p>
    <w:p w14:paraId="2FE47368" w14:textId="77777777" w:rsidR="009F2112" w:rsidRDefault="005942DF">
      <w:pPr>
        <w:pStyle w:val="NRELBodyText"/>
        <w:pPrChange w:id="1075" w:author="mmeshek" w:date="2017-09-26T08:23:00Z">
          <w:pPr>
            <w:pStyle w:val="FirstParagraph"/>
          </w:pPr>
        </w:pPrChange>
      </w:pPr>
      <w:r>
        <w:t>The client library described below provides the basic functions for interacting with any Records</w:t>
      </w:r>
      <w:del w:id="1076" w:author="mmeshek" w:date="2017-10-19T14:27:00Z">
        <w:r w:rsidDel="0096262A">
          <w:delText xml:space="preserve"> </w:delText>
        </w:r>
      </w:del>
      <w:ins w:id="1077" w:author="mmeshek" w:date="2017-10-19T14:27:00Z">
        <w:r w:rsidR="0096262A">
          <w:t> </w:t>
        </w:r>
      </w:ins>
      <w:r>
        <w:t>API server.</w:t>
      </w:r>
    </w:p>
    <w:p w14:paraId="6A2C28E8" w14:textId="77777777" w:rsidR="009F2112" w:rsidRDefault="005942DF">
      <w:pPr>
        <w:pStyle w:val="NRELHead04"/>
        <w:pPrChange w:id="1078" w:author="mmeshek" w:date="2017-09-26T08:22:00Z">
          <w:pPr>
            <w:pStyle w:val="Heading4"/>
          </w:pPr>
        </w:pPrChange>
      </w:pPr>
      <w:bookmarkStart w:id="1079" w:name="types"/>
      <w:bookmarkEnd w:id="1079"/>
      <w:r>
        <w:lastRenderedPageBreak/>
        <w:t>Types</w:t>
      </w:r>
    </w:p>
    <w:p w14:paraId="3B2A3B1A" w14:textId="77777777" w:rsidR="009F2112" w:rsidRDefault="005942DF">
      <w:pPr>
        <w:pStyle w:val="NRELBodyText"/>
        <w:pPrChange w:id="1080" w:author="mmeshek" w:date="2017-09-26T08:23:00Z">
          <w:pPr>
            <w:pStyle w:val="FirstParagraph"/>
          </w:pPr>
        </w:pPrChange>
      </w:pPr>
      <w:r>
        <w:rPr>
          <w:rStyle w:val="VerbatimChar"/>
          <w:b/>
        </w:rPr>
        <w:t>data State</w:t>
      </w:r>
    </w:p>
    <w:p w14:paraId="5E2A20B9" w14:textId="77777777" w:rsidR="009F2112" w:rsidRDefault="005942DF">
      <w:pPr>
        <w:pStyle w:val="NRELBodyText"/>
        <w:pPrChange w:id="1081" w:author="mmeshek" w:date="2017-09-26T08:30:00Z">
          <w:pPr>
            <w:pStyle w:val="BodyText"/>
          </w:pPr>
        </w:pPrChange>
      </w:pPr>
      <w:r>
        <w:t>State information for a client.</w:t>
      </w:r>
    </w:p>
    <w:p w14:paraId="11362F9A" w14:textId="77777777" w:rsidR="009F2112" w:rsidRDefault="005942DF">
      <w:pPr>
        <w:pStyle w:val="NRELHead04"/>
        <w:pPrChange w:id="1082" w:author="mmeshek" w:date="2017-09-26T08:22:00Z">
          <w:pPr>
            <w:pStyle w:val="Heading4"/>
          </w:pPr>
        </w:pPrChange>
      </w:pPr>
      <w:bookmarkStart w:id="1083" w:name="entry-point"/>
      <w:bookmarkEnd w:id="1083"/>
      <w:r>
        <w:t>Entry Point</w:t>
      </w:r>
    </w:p>
    <w:p w14:paraId="66CCEAFA" w14:textId="77777777" w:rsidR="009F2112" w:rsidRDefault="005942DF">
      <w:pPr>
        <w:pStyle w:val="NRELBodyText"/>
        <w:pPrChange w:id="1084" w:author="mmeshek" w:date="2017-09-26T08:23:00Z">
          <w:pPr>
            <w:pStyle w:val="FirstParagraph"/>
          </w:pPr>
        </w:pPrChange>
      </w:pPr>
      <w:r>
        <w:rPr>
          <w:rStyle w:val="VerbatimChar"/>
          <w:b/>
        </w:rPr>
        <w:t>clientMain</w:t>
      </w:r>
    </w:p>
    <w:p w14:paraId="5E5F7653" w14:textId="77777777" w:rsidR="009F2112" w:rsidRDefault="005942DF">
      <w:pPr>
        <w:pStyle w:val="NRELBodyText"/>
        <w:pPrChange w:id="1085" w:author="mmeshek" w:date="2017-09-26T08:30:00Z">
          <w:pPr>
            <w:pStyle w:val="BodyText"/>
          </w:pPr>
        </w:pPrChange>
      </w:pPr>
      <w:r>
        <w:t>Run a client.</w:t>
      </w:r>
    </w:p>
    <w:tbl>
      <w:tblPr>
        <w:tblW w:w="0" w:type="pct"/>
        <w:tblLook w:val="07E0" w:firstRow="1" w:lastRow="1" w:firstColumn="1" w:lastColumn="1" w:noHBand="1" w:noVBand="1"/>
      </w:tblPr>
      <w:tblGrid>
        <w:gridCol w:w="2515"/>
        <w:gridCol w:w="3298"/>
      </w:tblGrid>
      <w:tr w:rsidR="009F2112" w14:paraId="55CE016B" w14:textId="77777777">
        <w:tc>
          <w:tcPr>
            <w:tcW w:w="0" w:type="auto"/>
            <w:tcBorders>
              <w:bottom w:val="single" w:sz="0" w:space="0" w:color="auto"/>
            </w:tcBorders>
            <w:vAlign w:val="bottom"/>
          </w:tcPr>
          <w:p w14:paraId="0F4B3183" w14:textId="77777777" w:rsidR="009F2112" w:rsidRDefault="005942DF">
            <w:pPr>
              <w:pStyle w:val="Compact"/>
            </w:pPr>
            <w:r>
              <w:t>Argument Type</w:t>
            </w:r>
          </w:p>
        </w:tc>
        <w:tc>
          <w:tcPr>
            <w:tcW w:w="0" w:type="auto"/>
            <w:tcBorders>
              <w:bottom w:val="single" w:sz="0" w:space="0" w:color="auto"/>
            </w:tcBorders>
            <w:vAlign w:val="bottom"/>
          </w:tcPr>
          <w:p w14:paraId="52B71C85" w14:textId="77777777" w:rsidR="009F2112" w:rsidRDefault="005942DF">
            <w:pPr>
              <w:pStyle w:val="Compact"/>
            </w:pPr>
            <w:r>
              <w:t>Descr</w:t>
            </w:r>
            <w:ins w:id="1086" w:author="mmeshek" w:date="2017-09-26T09:11:00Z">
              <w:r w:rsidR="004043B4">
                <w:t>i</w:t>
              </w:r>
            </w:ins>
            <w:r>
              <w:t>ption</w:t>
            </w:r>
          </w:p>
        </w:tc>
      </w:tr>
      <w:tr w:rsidR="009F2112" w14:paraId="4EADB445" w14:textId="77777777">
        <w:tc>
          <w:tcPr>
            <w:tcW w:w="0" w:type="auto"/>
          </w:tcPr>
          <w:p w14:paraId="5B193D50" w14:textId="77777777" w:rsidR="009F2112" w:rsidRDefault="005942DF">
            <w:pPr>
              <w:pStyle w:val="Compact"/>
            </w:pPr>
            <w:r>
              <w:rPr>
                <w:rStyle w:val="VerbatimChar"/>
              </w:rPr>
              <w:t>:: String</w:t>
            </w:r>
          </w:p>
        </w:tc>
        <w:tc>
          <w:tcPr>
            <w:tcW w:w="0" w:type="auto"/>
          </w:tcPr>
          <w:p w14:paraId="7251FEED" w14:textId="77777777" w:rsidR="009F2112" w:rsidRDefault="00AF08DB" w:rsidP="00AF08DB">
            <w:pPr>
              <w:pStyle w:val="Compact"/>
            </w:pPr>
            <w:ins w:id="1087" w:author="mmeshek" w:date="2017-10-19T08:31:00Z">
              <w:r>
                <w:t>t</w:t>
              </w:r>
            </w:ins>
            <w:del w:id="1088" w:author="mmeshek" w:date="2017-10-19T08:31:00Z">
              <w:r w:rsidR="005942DF" w:rsidDel="00AF08DB">
                <w:delText>T</w:delText>
              </w:r>
            </w:del>
            <w:r w:rsidR="005942DF">
              <w:t>he WebSocket host address</w:t>
            </w:r>
            <w:del w:id="1089" w:author="mmeshek" w:date="2017-09-26T09:23:00Z">
              <w:r w:rsidR="005942DF" w:rsidDel="00156B7A">
                <w:delText>.</w:delText>
              </w:r>
            </w:del>
          </w:p>
        </w:tc>
      </w:tr>
      <w:tr w:rsidR="009F2112" w14:paraId="23B7A562" w14:textId="77777777">
        <w:tc>
          <w:tcPr>
            <w:tcW w:w="0" w:type="auto"/>
          </w:tcPr>
          <w:p w14:paraId="78E9A3BD" w14:textId="77777777" w:rsidR="009F2112" w:rsidRDefault="005942DF">
            <w:pPr>
              <w:pStyle w:val="Compact"/>
            </w:pPr>
            <w:r>
              <w:rPr>
                <w:rStyle w:val="VerbatimChar"/>
              </w:rPr>
              <w:t>-&gt; Int</w:t>
            </w:r>
          </w:p>
        </w:tc>
        <w:tc>
          <w:tcPr>
            <w:tcW w:w="0" w:type="auto"/>
          </w:tcPr>
          <w:p w14:paraId="363B8059" w14:textId="77777777" w:rsidR="009F2112" w:rsidRDefault="00AF08DB" w:rsidP="00AF08DB">
            <w:pPr>
              <w:pStyle w:val="Compact"/>
            </w:pPr>
            <w:ins w:id="1090" w:author="mmeshek" w:date="2017-10-19T08:31:00Z">
              <w:r>
                <w:t>t</w:t>
              </w:r>
            </w:ins>
            <w:del w:id="1091" w:author="mmeshek" w:date="2017-10-19T08:31:00Z">
              <w:r w:rsidR="005942DF" w:rsidDel="00AF08DB">
                <w:delText>T</w:delText>
              </w:r>
            </w:del>
            <w:r w:rsidR="005942DF">
              <w:t>he WebSocket port number</w:t>
            </w:r>
            <w:del w:id="1092" w:author="mmeshek" w:date="2017-09-26T09:23:00Z">
              <w:r w:rsidR="005942DF" w:rsidDel="00156B7A">
                <w:delText>.</w:delText>
              </w:r>
            </w:del>
          </w:p>
        </w:tc>
      </w:tr>
      <w:tr w:rsidR="009F2112" w14:paraId="73BCEF42" w14:textId="77777777">
        <w:tc>
          <w:tcPr>
            <w:tcW w:w="0" w:type="auto"/>
          </w:tcPr>
          <w:p w14:paraId="57506C47" w14:textId="77777777" w:rsidR="009F2112" w:rsidRDefault="005942DF">
            <w:pPr>
              <w:pStyle w:val="Compact"/>
            </w:pPr>
            <w:r>
              <w:rPr>
                <w:rStyle w:val="VerbatimChar"/>
              </w:rPr>
              <w:t>-&gt; String</w:t>
            </w:r>
          </w:p>
        </w:tc>
        <w:tc>
          <w:tcPr>
            <w:tcW w:w="0" w:type="auto"/>
          </w:tcPr>
          <w:p w14:paraId="4356CB2A" w14:textId="77777777" w:rsidR="009F2112" w:rsidRDefault="00AF08DB" w:rsidP="00AF08DB">
            <w:pPr>
              <w:pStyle w:val="Compact"/>
            </w:pPr>
            <w:ins w:id="1093" w:author="mmeshek" w:date="2017-10-19T08:31:00Z">
              <w:r>
                <w:t>t</w:t>
              </w:r>
            </w:ins>
            <w:del w:id="1094" w:author="mmeshek" w:date="2017-10-19T08:31:00Z">
              <w:r w:rsidR="005942DF" w:rsidDel="00AF08DB">
                <w:delText>T</w:delText>
              </w:r>
            </w:del>
            <w:r w:rsidR="005942DF">
              <w:t>he WebSocket path</w:t>
            </w:r>
            <w:del w:id="1095" w:author="mmeshek" w:date="2017-09-26T09:23:00Z">
              <w:r w:rsidR="005942DF" w:rsidDel="00156B7A">
                <w:delText>.</w:delText>
              </w:r>
            </w:del>
          </w:p>
        </w:tc>
      </w:tr>
      <w:tr w:rsidR="009F2112" w14:paraId="4319C62C" w14:textId="77777777">
        <w:tc>
          <w:tcPr>
            <w:tcW w:w="0" w:type="auto"/>
          </w:tcPr>
          <w:p w14:paraId="3233B17C" w14:textId="77777777" w:rsidR="009F2112" w:rsidRDefault="005942DF">
            <w:pPr>
              <w:pStyle w:val="Compact"/>
            </w:pPr>
            <w:r>
              <w:rPr>
                <w:rStyle w:val="VerbatimChar"/>
              </w:rPr>
              <w:t>-&gt; (State -&gt; IO ())</w:t>
            </w:r>
          </w:p>
        </w:tc>
        <w:tc>
          <w:tcPr>
            <w:tcW w:w="0" w:type="auto"/>
          </w:tcPr>
          <w:p w14:paraId="042CBB4A" w14:textId="77777777" w:rsidR="009F2112" w:rsidRDefault="00744A52" w:rsidP="00AF08DB">
            <w:pPr>
              <w:pStyle w:val="Compact"/>
            </w:pPr>
            <w:ins w:id="1096" w:author="mmeshek" w:date="2017-10-19T08:34:00Z">
              <w:r>
                <w:t>c</w:t>
              </w:r>
            </w:ins>
            <w:del w:id="1097" w:author="mmeshek" w:date="2017-10-19T08:34:00Z">
              <w:r w:rsidR="005942DF" w:rsidDel="00744A52">
                <w:delText>C</w:delText>
              </w:r>
            </w:del>
            <w:r w:rsidR="005942DF">
              <w:t>ustomize the client</w:t>
            </w:r>
            <w:del w:id="1098" w:author="mmeshek" w:date="2017-10-19T08:32:00Z">
              <w:r w:rsidR="005942DF" w:rsidDel="00AF08DB">
                <w:delText>.</w:delText>
              </w:r>
            </w:del>
          </w:p>
        </w:tc>
      </w:tr>
      <w:tr w:rsidR="009F2112" w14:paraId="094B4D13" w14:textId="77777777">
        <w:tc>
          <w:tcPr>
            <w:tcW w:w="0" w:type="auto"/>
          </w:tcPr>
          <w:p w14:paraId="4ED459FA" w14:textId="77777777" w:rsidR="009F2112" w:rsidRDefault="005942DF">
            <w:pPr>
              <w:pStyle w:val="Compact"/>
            </w:pPr>
            <w:r>
              <w:rPr>
                <w:rStyle w:val="VerbatimChar"/>
              </w:rPr>
              <w:t>-&gt; IO ()</w:t>
            </w:r>
          </w:p>
        </w:tc>
        <w:tc>
          <w:tcPr>
            <w:tcW w:w="0" w:type="auto"/>
          </w:tcPr>
          <w:p w14:paraId="438CBD69" w14:textId="77777777" w:rsidR="009F2112" w:rsidRDefault="00AF08DB" w:rsidP="00AF08DB">
            <w:pPr>
              <w:pStyle w:val="Compact"/>
            </w:pPr>
            <w:ins w:id="1099" w:author="mmeshek" w:date="2017-10-19T08:32:00Z">
              <w:r>
                <w:t>a</w:t>
              </w:r>
            </w:ins>
            <w:del w:id="1100" w:author="mmeshek" w:date="2017-10-19T08:32:00Z">
              <w:r w:rsidR="005942DF" w:rsidDel="00AF08DB">
                <w:delText>A</w:delText>
              </w:r>
            </w:del>
            <w:r w:rsidR="005942DF">
              <w:t>ction for running the client</w:t>
            </w:r>
            <w:del w:id="1101" w:author="mmeshek" w:date="2017-09-26T09:23:00Z">
              <w:r w:rsidR="005942DF" w:rsidDel="00156B7A">
                <w:delText>.</w:delText>
              </w:r>
            </w:del>
          </w:p>
        </w:tc>
      </w:tr>
    </w:tbl>
    <w:p w14:paraId="28D882E8" w14:textId="77777777" w:rsidR="009F2112" w:rsidRDefault="005942DF">
      <w:pPr>
        <w:pStyle w:val="NRELBodyText"/>
        <w:pPrChange w:id="1102" w:author="mmeshek" w:date="2017-09-26T08:30:00Z">
          <w:pPr>
            <w:pStyle w:val="BodyText"/>
          </w:pPr>
        </w:pPrChange>
      </w:pPr>
      <w:r>
        <w:rPr>
          <w:rStyle w:val="VerbatimChar"/>
          <w:b/>
        </w:rPr>
        <w:t>close</w:t>
      </w:r>
    </w:p>
    <w:p w14:paraId="1522D02E" w14:textId="77777777" w:rsidR="009F2112" w:rsidRDefault="005942DF">
      <w:pPr>
        <w:pStyle w:val="NRELBodyText"/>
        <w:pPrChange w:id="1103" w:author="mmeshek" w:date="2017-09-26T08:30:00Z">
          <w:pPr>
            <w:pStyle w:val="BodyText"/>
          </w:pPr>
        </w:pPrChange>
      </w:pPr>
      <w:r>
        <w:t>Close a client.</w:t>
      </w:r>
    </w:p>
    <w:tbl>
      <w:tblPr>
        <w:tblW w:w="0" w:type="pct"/>
        <w:tblLook w:val="07E0" w:firstRow="1" w:lastRow="1" w:firstColumn="1" w:lastColumn="1" w:noHBand="1" w:noVBand="1"/>
      </w:tblPr>
      <w:tblGrid>
        <w:gridCol w:w="1815"/>
        <w:gridCol w:w="3179"/>
      </w:tblGrid>
      <w:tr w:rsidR="009F2112" w14:paraId="30A776CA" w14:textId="77777777">
        <w:tc>
          <w:tcPr>
            <w:tcW w:w="0" w:type="auto"/>
            <w:tcBorders>
              <w:bottom w:val="single" w:sz="0" w:space="0" w:color="auto"/>
            </w:tcBorders>
            <w:vAlign w:val="bottom"/>
          </w:tcPr>
          <w:p w14:paraId="73993CA4" w14:textId="77777777" w:rsidR="009F2112" w:rsidRDefault="005942DF">
            <w:pPr>
              <w:pStyle w:val="Compact"/>
            </w:pPr>
            <w:r>
              <w:t>Argument Type</w:t>
            </w:r>
          </w:p>
        </w:tc>
        <w:tc>
          <w:tcPr>
            <w:tcW w:w="0" w:type="auto"/>
            <w:tcBorders>
              <w:bottom w:val="single" w:sz="0" w:space="0" w:color="auto"/>
            </w:tcBorders>
            <w:vAlign w:val="bottom"/>
          </w:tcPr>
          <w:p w14:paraId="58B847CD" w14:textId="77777777" w:rsidR="009F2112" w:rsidRDefault="005942DF">
            <w:pPr>
              <w:pStyle w:val="Compact"/>
            </w:pPr>
            <w:r>
              <w:t>Descr</w:t>
            </w:r>
            <w:ins w:id="1104" w:author="mmeshek" w:date="2017-09-26T09:11:00Z">
              <w:r w:rsidR="004043B4">
                <w:t>i</w:t>
              </w:r>
            </w:ins>
            <w:r>
              <w:t>ption</w:t>
            </w:r>
          </w:p>
        </w:tc>
      </w:tr>
      <w:tr w:rsidR="009F2112" w14:paraId="14A3131B" w14:textId="77777777">
        <w:tc>
          <w:tcPr>
            <w:tcW w:w="0" w:type="auto"/>
          </w:tcPr>
          <w:p w14:paraId="2384EBC4" w14:textId="77777777" w:rsidR="009F2112" w:rsidRDefault="005942DF">
            <w:pPr>
              <w:pStyle w:val="Compact"/>
            </w:pPr>
            <w:r>
              <w:rPr>
                <w:rStyle w:val="VerbatimChar"/>
              </w:rPr>
              <w:t>:: State</w:t>
            </w:r>
          </w:p>
        </w:tc>
        <w:tc>
          <w:tcPr>
            <w:tcW w:w="0" w:type="auto"/>
          </w:tcPr>
          <w:p w14:paraId="3D558383" w14:textId="77777777" w:rsidR="009F2112" w:rsidRDefault="005942DF" w:rsidP="00AF08DB">
            <w:pPr>
              <w:pStyle w:val="Compact"/>
            </w:pPr>
            <w:del w:id="1105" w:author="mmeshek" w:date="2017-10-19T08:32:00Z">
              <w:r w:rsidDel="00AF08DB">
                <w:delText>T</w:delText>
              </w:r>
            </w:del>
            <w:ins w:id="1106" w:author="mmeshek" w:date="2017-10-19T08:32:00Z">
              <w:r w:rsidR="00AF08DB">
                <w:t>t</w:t>
              </w:r>
            </w:ins>
            <w:r>
              <w:t>he state of the client</w:t>
            </w:r>
            <w:del w:id="1107" w:author="mmeshek" w:date="2017-10-19T08:32:00Z">
              <w:r w:rsidDel="00AF08DB">
                <w:delText>.</w:delText>
              </w:r>
            </w:del>
          </w:p>
        </w:tc>
      </w:tr>
      <w:tr w:rsidR="009F2112" w14:paraId="1A1B5993" w14:textId="77777777">
        <w:tc>
          <w:tcPr>
            <w:tcW w:w="0" w:type="auto"/>
          </w:tcPr>
          <w:p w14:paraId="4F20B678" w14:textId="77777777" w:rsidR="009F2112" w:rsidRDefault="005942DF">
            <w:pPr>
              <w:pStyle w:val="Compact"/>
            </w:pPr>
            <w:r>
              <w:rPr>
                <w:rStyle w:val="VerbatimChar"/>
              </w:rPr>
              <w:t>-&gt; IO ()</w:t>
            </w:r>
          </w:p>
        </w:tc>
        <w:tc>
          <w:tcPr>
            <w:tcW w:w="0" w:type="auto"/>
          </w:tcPr>
          <w:p w14:paraId="3504F442" w14:textId="77777777" w:rsidR="009F2112" w:rsidRDefault="00AF08DB" w:rsidP="00AF08DB">
            <w:pPr>
              <w:pStyle w:val="Compact"/>
            </w:pPr>
            <w:ins w:id="1108" w:author="mmeshek" w:date="2017-10-19T08:32:00Z">
              <w:r>
                <w:t>a</w:t>
              </w:r>
            </w:ins>
            <w:del w:id="1109" w:author="mmeshek" w:date="2017-10-19T08:32:00Z">
              <w:r w:rsidR="005942DF" w:rsidDel="00AF08DB">
                <w:delText>A</w:delText>
              </w:r>
            </w:del>
            <w:r w:rsidR="005942DF">
              <w:t>ction for closing the client</w:t>
            </w:r>
            <w:del w:id="1110" w:author="mmeshek" w:date="2017-10-19T08:32:00Z">
              <w:r w:rsidR="005942DF" w:rsidDel="00AF08DB">
                <w:delText>.</w:delText>
              </w:r>
            </w:del>
          </w:p>
        </w:tc>
      </w:tr>
    </w:tbl>
    <w:p w14:paraId="26482ED3" w14:textId="77777777" w:rsidR="009F2112" w:rsidRDefault="005942DF">
      <w:pPr>
        <w:pStyle w:val="NRELHead04"/>
        <w:pPrChange w:id="1111" w:author="mmeshek" w:date="2017-09-26T08:22:00Z">
          <w:pPr>
            <w:pStyle w:val="Heading4"/>
          </w:pPr>
        </w:pPrChange>
      </w:pPr>
      <w:bookmarkStart w:id="1112" w:name="server-requests"/>
      <w:bookmarkEnd w:id="1112"/>
      <w:r>
        <w:t>Server Requests</w:t>
      </w:r>
    </w:p>
    <w:p w14:paraId="3A392700" w14:textId="77777777" w:rsidR="009F2112" w:rsidRDefault="005942DF">
      <w:pPr>
        <w:pStyle w:val="NRELBodyText"/>
        <w:pPrChange w:id="1113" w:author="mmeshek" w:date="2017-09-26T08:23:00Z">
          <w:pPr>
            <w:pStyle w:val="FirstParagraph"/>
          </w:pPr>
        </w:pPrChange>
      </w:pPr>
      <w:r>
        <w:rPr>
          <w:rStyle w:val="VerbatimChar"/>
          <w:b/>
        </w:rPr>
        <w:t>fetchModels</w:t>
      </w:r>
    </w:p>
    <w:p w14:paraId="3D99F661" w14:textId="77777777" w:rsidR="009F2112" w:rsidRDefault="005942DF">
      <w:pPr>
        <w:pStyle w:val="NRELBodyText"/>
        <w:pPrChange w:id="1114" w:author="mmeshek" w:date="2017-09-26T08:30:00Z">
          <w:pPr>
            <w:pStyle w:val="BodyText"/>
          </w:pPr>
        </w:pPrChange>
      </w:pPr>
      <w:r>
        <w:t>Fetch model metadata.</w:t>
      </w:r>
    </w:p>
    <w:tbl>
      <w:tblPr>
        <w:tblW w:w="4865" w:type="pct"/>
        <w:tblLook w:val="07E0" w:firstRow="1" w:lastRow="1" w:firstColumn="1" w:lastColumn="1" w:noHBand="1" w:noVBand="1"/>
        <w:tblPrChange w:id="1115" w:author="mmeshek" w:date="2017-10-19T14:32:00Z">
          <w:tblPr>
            <w:tblW w:w="0" w:type="pct"/>
            <w:tblLook w:val="07E0" w:firstRow="1" w:lastRow="1" w:firstColumn="1" w:lastColumn="1" w:noHBand="1" w:noVBand="1"/>
          </w:tblPr>
        </w:tblPrChange>
      </w:tblPr>
      <w:tblGrid>
        <w:gridCol w:w="4208"/>
        <w:gridCol w:w="5109"/>
        <w:tblGridChange w:id="1116">
          <w:tblGrid>
            <w:gridCol w:w="4208"/>
            <w:gridCol w:w="5110"/>
          </w:tblGrid>
        </w:tblGridChange>
      </w:tblGrid>
      <w:tr w:rsidR="009F2112" w14:paraId="72A3D4AA" w14:textId="77777777" w:rsidTr="0096262A">
        <w:tc>
          <w:tcPr>
            <w:tcW w:w="2258" w:type="pct"/>
            <w:tcBorders>
              <w:bottom w:val="single" w:sz="0" w:space="0" w:color="auto"/>
            </w:tcBorders>
            <w:vAlign w:val="bottom"/>
            <w:tcPrChange w:id="1117" w:author="mmeshek" w:date="2017-10-19T14:32:00Z">
              <w:tcPr>
                <w:tcW w:w="0" w:type="auto"/>
                <w:tcBorders>
                  <w:bottom w:val="single" w:sz="0" w:space="0" w:color="auto"/>
                </w:tcBorders>
                <w:vAlign w:val="bottom"/>
              </w:tcPr>
            </w:tcPrChange>
          </w:tcPr>
          <w:p w14:paraId="568DB6BC" w14:textId="77777777" w:rsidR="009F2112" w:rsidRDefault="005942DF">
            <w:pPr>
              <w:pStyle w:val="Compact"/>
            </w:pPr>
            <w:r>
              <w:t>Argument Type</w:t>
            </w:r>
          </w:p>
        </w:tc>
        <w:tc>
          <w:tcPr>
            <w:tcW w:w="2742" w:type="pct"/>
            <w:tcBorders>
              <w:bottom w:val="single" w:sz="0" w:space="0" w:color="auto"/>
            </w:tcBorders>
            <w:vAlign w:val="bottom"/>
            <w:tcPrChange w:id="1118" w:author="mmeshek" w:date="2017-10-19T14:32:00Z">
              <w:tcPr>
                <w:tcW w:w="0" w:type="auto"/>
                <w:tcBorders>
                  <w:bottom w:val="single" w:sz="0" w:space="0" w:color="auto"/>
                </w:tcBorders>
                <w:vAlign w:val="bottom"/>
              </w:tcPr>
            </w:tcPrChange>
          </w:tcPr>
          <w:p w14:paraId="15A83FCA" w14:textId="77777777" w:rsidR="009F2112" w:rsidRDefault="005942DF">
            <w:pPr>
              <w:pStyle w:val="Compact"/>
            </w:pPr>
            <w:r>
              <w:t>Descr</w:t>
            </w:r>
            <w:ins w:id="1119" w:author="mmeshek" w:date="2017-09-26T09:11:00Z">
              <w:r w:rsidR="004043B4">
                <w:t>i</w:t>
              </w:r>
            </w:ins>
            <w:r>
              <w:t>ption</w:t>
            </w:r>
          </w:p>
        </w:tc>
      </w:tr>
      <w:tr w:rsidR="009F2112" w14:paraId="60E0132C" w14:textId="77777777" w:rsidTr="0096262A">
        <w:tc>
          <w:tcPr>
            <w:tcW w:w="2258" w:type="pct"/>
            <w:tcPrChange w:id="1120" w:author="mmeshek" w:date="2017-10-19T14:32:00Z">
              <w:tcPr>
                <w:tcW w:w="0" w:type="auto"/>
              </w:tcPr>
            </w:tcPrChange>
          </w:tcPr>
          <w:p w14:paraId="12226503" w14:textId="77777777" w:rsidR="009F2112" w:rsidRDefault="005942DF">
            <w:pPr>
              <w:pStyle w:val="Compact"/>
            </w:pPr>
            <w:r>
              <w:rPr>
                <w:rStyle w:val="VerbatimChar"/>
              </w:rPr>
              <w:t>:: State</w:t>
            </w:r>
          </w:p>
        </w:tc>
        <w:tc>
          <w:tcPr>
            <w:tcW w:w="2742" w:type="pct"/>
            <w:tcPrChange w:id="1121" w:author="mmeshek" w:date="2017-10-19T14:32:00Z">
              <w:tcPr>
                <w:tcW w:w="0" w:type="auto"/>
              </w:tcPr>
            </w:tcPrChange>
          </w:tcPr>
          <w:p w14:paraId="4C89E341" w14:textId="77777777" w:rsidR="009F2112" w:rsidRDefault="005942DF" w:rsidP="00AF08DB">
            <w:pPr>
              <w:pStyle w:val="Compact"/>
            </w:pPr>
            <w:del w:id="1122" w:author="mmeshek" w:date="2017-10-19T08:32:00Z">
              <w:r w:rsidDel="00AF08DB">
                <w:delText>T</w:delText>
              </w:r>
            </w:del>
            <w:ins w:id="1123" w:author="mmeshek" w:date="2017-10-19T08:32:00Z">
              <w:r w:rsidR="00AF08DB">
                <w:t>t</w:t>
              </w:r>
            </w:ins>
            <w:r>
              <w:t>he state of the client</w:t>
            </w:r>
            <w:del w:id="1124" w:author="mmeshek" w:date="2017-10-19T08:32:00Z">
              <w:r w:rsidDel="00AF08DB">
                <w:delText>.</w:delText>
              </w:r>
            </w:del>
          </w:p>
        </w:tc>
      </w:tr>
      <w:tr w:rsidR="009F2112" w14:paraId="6F3BE0A3" w14:textId="77777777" w:rsidTr="0096262A">
        <w:tc>
          <w:tcPr>
            <w:tcW w:w="2258" w:type="pct"/>
            <w:tcPrChange w:id="1125" w:author="mmeshek" w:date="2017-10-19T14:32:00Z">
              <w:tcPr>
                <w:tcW w:w="0" w:type="auto"/>
              </w:tcPr>
            </w:tcPrChange>
          </w:tcPr>
          <w:p w14:paraId="0F4C61AB" w14:textId="77777777" w:rsidR="009F2112" w:rsidRDefault="005942DF">
            <w:pPr>
              <w:pStyle w:val="Compact"/>
            </w:pPr>
            <w:r>
              <w:rPr>
                <w:rStyle w:val="VerbatimChar"/>
              </w:rPr>
              <w:t>-&gt; IO (Either String [ModelMeta])</w:t>
            </w:r>
          </w:p>
        </w:tc>
        <w:tc>
          <w:tcPr>
            <w:tcW w:w="2742" w:type="pct"/>
            <w:tcPrChange w:id="1126" w:author="mmeshek" w:date="2017-10-19T14:32:00Z">
              <w:tcPr>
                <w:tcW w:w="0" w:type="auto"/>
              </w:tcPr>
            </w:tcPrChange>
          </w:tcPr>
          <w:p w14:paraId="004B9911" w14:textId="77777777" w:rsidR="009F2112" w:rsidRDefault="00AF08DB" w:rsidP="00AF08DB">
            <w:pPr>
              <w:pStyle w:val="Compact"/>
            </w:pPr>
            <w:ins w:id="1127" w:author="mmeshek" w:date="2017-10-19T08:32:00Z">
              <w:r>
                <w:t>a</w:t>
              </w:r>
            </w:ins>
            <w:del w:id="1128" w:author="mmeshek" w:date="2017-10-19T08:32:00Z">
              <w:r w:rsidR="005942DF" w:rsidDel="00AF08DB">
                <w:delText>A</w:delText>
              </w:r>
            </w:del>
            <w:r w:rsidR="005942DF">
              <w:t>ction returning either an error or the models</w:t>
            </w:r>
            <w:del w:id="1129" w:author="mmeshek" w:date="2017-10-19T08:32:00Z">
              <w:r w:rsidR="005942DF" w:rsidDel="00AF08DB">
                <w:delText>.</w:delText>
              </w:r>
            </w:del>
          </w:p>
        </w:tc>
      </w:tr>
    </w:tbl>
    <w:p w14:paraId="6725C7A6" w14:textId="77777777" w:rsidR="009F2112" w:rsidRDefault="005942DF">
      <w:pPr>
        <w:pStyle w:val="NRELBodyText"/>
        <w:pPrChange w:id="1130" w:author="mmeshek" w:date="2017-09-26T08:30:00Z">
          <w:pPr>
            <w:pStyle w:val="BodyText"/>
          </w:pPr>
        </w:pPrChange>
      </w:pPr>
      <w:r>
        <w:rPr>
          <w:rStyle w:val="VerbatimChar"/>
          <w:b/>
        </w:rPr>
        <w:t>fetchRecords</w:t>
      </w:r>
    </w:p>
    <w:p w14:paraId="2F690BE3" w14:textId="77777777" w:rsidR="009F2112" w:rsidRDefault="005942DF">
      <w:pPr>
        <w:pStyle w:val="NRELBodyText"/>
        <w:pPrChange w:id="1131" w:author="mmeshek" w:date="2017-09-26T08:30:00Z">
          <w:pPr>
            <w:pStyle w:val="BodyText"/>
          </w:pPr>
        </w:pPrChange>
      </w:pPr>
      <w:r>
        <w:t>Fetch records from the server.</w:t>
      </w:r>
    </w:p>
    <w:tbl>
      <w:tblPr>
        <w:tblW w:w="5000" w:type="pct"/>
        <w:tblLook w:val="07E0" w:firstRow="1" w:lastRow="1" w:firstColumn="1" w:lastColumn="1" w:noHBand="1" w:noVBand="1"/>
        <w:tblPrChange w:id="1132" w:author="mmeshek" w:date="2017-10-19T14:32:00Z">
          <w:tblPr>
            <w:tblW w:w="0" w:type="pct"/>
            <w:tblLook w:val="07E0" w:firstRow="1" w:lastRow="1" w:firstColumn="1" w:lastColumn="1" w:noHBand="1" w:noVBand="1"/>
          </w:tblPr>
        </w:tblPrChange>
      </w:tblPr>
      <w:tblGrid>
        <w:gridCol w:w="4248"/>
        <w:gridCol w:w="5328"/>
        <w:tblGridChange w:id="1133">
          <w:tblGrid>
            <w:gridCol w:w="4585"/>
            <w:gridCol w:w="4991"/>
          </w:tblGrid>
        </w:tblGridChange>
      </w:tblGrid>
      <w:tr w:rsidR="009F2112" w14:paraId="71926FA5" w14:textId="77777777" w:rsidTr="0096262A">
        <w:tc>
          <w:tcPr>
            <w:tcW w:w="2218" w:type="pct"/>
            <w:tcBorders>
              <w:bottom w:val="single" w:sz="0" w:space="0" w:color="auto"/>
            </w:tcBorders>
            <w:vAlign w:val="bottom"/>
            <w:tcPrChange w:id="1134" w:author="mmeshek" w:date="2017-10-19T14:32:00Z">
              <w:tcPr>
                <w:tcW w:w="0" w:type="auto"/>
                <w:tcBorders>
                  <w:bottom w:val="single" w:sz="0" w:space="0" w:color="auto"/>
                </w:tcBorders>
                <w:vAlign w:val="bottom"/>
              </w:tcPr>
            </w:tcPrChange>
          </w:tcPr>
          <w:p w14:paraId="6BF9E279" w14:textId="77777777" w:rsidR="009F2112" w:rsidRDefault="005942DF">
            <w:pPr>
              <w:pStyle w:val="Compact"/>
            </w:pPr>
            <w:r>
              <w:t>Argument Type</w:t>
            </w:r>
          </w:p>
        </w:tc>
        <w:tc>
          <w:tcPr>
            <w:tcW w:w="2782" w:type="pct"/>
            <w:tcBorders>
              <w:bottom w:val="single" w:sz="0" w:space="0" w:color="auto"/>
            </w:tcBorders>
            <w:vAlign w:val="bottom"/>
            <w:tcPrChange w:id="1135" w:author="mmeshek" w:date="2017-10-19T14:32:00Z">
              <w:tcPr>
                <w:tcW w:w="0" w:type="auto"/>
                <w:tcBorders>
                  <w:bottom w:val="single" w:sz="0" w:space="0" w:color="auto"/>
                </w:tcBorders>
                <w:vAlign w:val="bottom"/>
              </w:tcPr>
            </w:tcPrChange>
          </w:tcPr>
          <w:p w14:paraId="6C722215" w14:textId="77777777" w:rsidR="009F2112" w:rsidRDefault="005942DF">
            <w:pPr>
              <w:pStyle w:val="Compact"/>
            </w:pPr>
            <w:r>
              <w:t>Descr</w:t>
            </w:r>
            <w:ins w:id="1136" w:author="mmeshek" w:date="2017-09-26T09:11:00Z">
              <w:r w:rsidR="004043B4">
                <w:t>i</w:t>
              </w:r>
            </w:ins>
            <w:r>
              <w:t>ption</w:t>
            </w:r>
          </w:p>
        </w:tc>
      </w:tr>
      <w:tr w:rsidR="009F2112" w14:paraId="005CC0BA" w14:textId="77777777" w:rsidTr="0096262A">
        <w:tc>
          <w:tcPr>
            <w:tcW w:w="2218" w:type="pct"/>
            <w:tcPrChange w:id="1137" w:author="mmeshek" w:date="2017-10-19T14:32:00Z">
              <w:tcPr>
                <w:tcW w:w="0" w:type="auto"/>
              </w:tcPr>
            </w:tcPrChange>
          </w:tcPr>
          <w:p w14:paraId="19D1FC10" w14:textId="77777777" w:rsidR="009F2112" w:rsidRDefault="005942DF">
            <w:pPr>
              <w:pStyle w:val="Compact"/>
            </w:pPr>
            <w:r>
              <w:rPr>
                <w:rStyle w:val="VerbatimChar"/>
              </w:rPr>
              <w:t>:: State</w:t>
            </w:r>
          </w:p>
        </w:tc>
        <w:tc>
          <w:tcPr>
            <w:tcW w:w="2782" w:type="pct"/>
            <w:tcPrChange w:id="1138" w:author="mmeshek" w:date="2017-10-19T14:32:00Z">
              <w:tcPr>
                <w:tcW w:w="0" w:type="auto"/>
              </w:tcPr>
            </w:tcPrChange>
          </w:tcPr>
          <w:p w14:paraId="27BFB3AD" w14:textId="77777777" w:rsidR="009F2112" w:rsidRDefault="005942DF" w:rsidP="00AF08DB">
            <w:pPr>
              <w:pStyle w:val="Compact"/>
            </w:pPr>
            <w:del w:id="1139" w:author="mmeshek" w:date="2017-10-19T08:32:00Z">
              <w:r w:rsidDel="00AF08DB">
                <w:delText>T</w:delText>
              </w:r>
            </w:del>
            <w:ins w:id="1140" w:author="mmeshek" w:date="2017-10-19T08:32:00Z">
              <w:r w:rsidR="00AF08DB">
                <w:t>t</w:t>
              </w:r>
            </w:ins>
            <w:r>
              <w:t>he state of the client</w:t>
            </w:r>
            <w:del w:id="1141" w:author="mmeshek" w:date="2017-10-19T08:32:00Z">
              <w:r w:rsidDel="00AF08DB">
                <w:delText>.</w:delText>
              </w:r>
            </w:del>
          </w:p>
        </w:tc>
      </w:tr>
      <w:tr w:rsidR="009F2112" w14:paraId="662C9B55" w14:textId="77777777" w:rsidTr="0096262A">
        <w:tc>
          <w:tcPr>
            <w:tcW w:w="2218" w:type="pct"/>
            <w:tcPrChange w:id="1142" w:author="mmeshek" w:date="2017-10-19T14:32:00Z">
              <w:tcPr>
                <w:tcW w:w="0" w:type="auto"/>
              </w:tcPr>
            </w:tcPrChange>
          </w:tcPr>
          <w:p w14:paraId="015A60FD" w14:textId="77777777" w:rsidR="009F2112" w:rsidRDefault="005942DF">
            <w:pPr>
              <w:pStyle w:val="Compact"/>
            </w:pPr>
            <w:r>
              <w:rPr>
                <w:rStyle w:val="VerbatimChar"/>
              </w:rPr>
              <w:t>-&gt; ModelIdentifier</w:t>
            </w:r>
          </w:p>
        </w:tc>
        <w:tc>
          <w:tcPr>
            <w:tcW w:w="2782" w:type="pct"/>
            <w:tcPrChange w:id="1143" w:author="mmeshek" w:date="2017-10-19T14:32:00Z">
              <w:tcPr>
                <w:tcW w:w="0" w:type="auto"/>
              </w:tcPr>
            </w:tcPrChange>
          </w:tcPr>
          <w:p w14:paraId="03476CFB" w14:textId="77777777" w:rsidR="009F2112" w:rsidRDefault="005942DF" w:rsidP="00AF08DB">
            <w:pPr>
              <w:pStyle w:val="Compact"/>
            </w:pPr>
            <w:del w:id="1144" w:author="mmeshek" w:date="2017-10-19T08:32:00Z">
              <w:r w:rsidDel="00AF08DB">
                <w:delText>T</w:delText>
              </w:r>
            </w:del>
            <w:ins w:id="1145" w:author="mmeshek" w:date="2017-10-19T08:32:00Z">
              <w:r w:rsidR="00AF08DB">
                <w:t>t</w:t>
              </w:r>
            </w:ins>
            <w:r>
              <w:t>he model identifier</w:t>
            </w:r>
            <w:del w:id="1146" w:author="mmeshek" w:date="2017-10-19T08:32:00Z">
              <w:r w:rsidDel="00AF08DB">
                <w:delText>.</w:delText>
              </w:r>
            </w:del>
          </w:p>
        </w:tc>
      </w:tr>
      <w:tr w:rsidR="009F2112" w14:paraId="67D0AB80" w14:textId="77777777" w:rsidTr="0096262A">
        <w:tc>
          <w:tcPr>
            <w:tcW w:w="2218" w:type="pct"/>
            <w:tcPrChange w:id="1147" w:author="mmeshek" w:date="2017-10-19T14:32:00Z">
              <w:tcPr>
                <w:tcW w:w="0" w:type="auto"/>
              </w:tcPr>
            </w:tcPrChange>
          </w:tcPr>
          <w:p w14:paraId="584FE93E" w14:textId="77777777" w:rsidR="009F2112" w:rsidRDefault="005942DF">
            <w:pPr>
              <w:pStyle w:val="Compact"/>
            </w:pPr>
            <w:r>
              <w:rPr>
                <w:rStyle w:val="VerbatimChar"/>
              </w:rPr>
              <w:t>-&gt; Maybe Int</w:t>
            </w:r>
          </w:p>
        </w:tc>
        <w:tc>
          <w:tcPr>
            <w:tcW w:w="2782" w:type="pct"/>
            <w:tcPrChange w:id="1148" w:author="mmeshek" w:date="2017-10-19T14:32:00Z">
              <w:tcPr>
                <w:tcW w:w="0" w:type="auto"/>
              </w:tcPr>
            </w:tcPrChange>
          </w:tcPr>
          <w:p w14:paraId="0CB3C672" w14:textId="77777777" w:rsidR="009F2112" w:rsidRDefault="005942DF" w:rsidP="00AF08DB">
            <w:pPr>
              <w:pStyle w:val="Compact"/>
            </w:pPr>
            <w:del w:id="1149" w:author="mmeshek" w:date="2017-10-19T08:32:00Z">
              <w:r w:rsidDel="00AF08DB">
                <w:delText>T</w:delText>
              </w:r>
            </w:del>
            <w:ins w:id="1150" w:author="mmeshek" w:date="2017-10-19T08:32:00Z">
              <w:r w:rsidR="00AF08DB">
                <w:t>t</w:t>
              </w:r>
            </w:ins>
            <w:r>
              <w:t>he maximum number of records to request</w:t>
            </w:r>
            <w:del w:id="1151" w:author="mmeshek" w:date="2017-10-19T08:32:00Z">
              <w:r w:rsidDel="00AF08DB">
                <w:delText>.</w:delText>
              </w:r>
            </w:del>
          </w:p>
        </w:tc>
      </w:tr>
      <w:tr w:rsidR="009F2112" w14:paraId="64BF4F3B" w14:textId="77777777" w:rsidTr="0096262A">
        <w:tc>
          <w:tcPr>
            <w:tcW w:w="2218" w:type="pct"/>
            <w:tcPrChange w:id="1152" w:author="mmeshek" w:date="2017-10-19T14:32:00Z">
              <w:tcPr>
                <w:tcW w:w="0" w:type="auto"/>
              </w:tcPr>
            </w:tcPrChange>
          </w:tcPr>
          <w:p w14:paraId="4B502E28" w14:textId="77777777" w:rsidR="009F2112" w:rsidRDefault="005942DF">
            <w:pPr>
              <w:pStyle w:val="Compact"/>
            </w:pPr>
            <w:r>
              <w:rPr>
                <w:rStyle w:val="VerbatimChar"/>
              </w:rPr>
              <w:t>-&gt; IO (Either String [RecordContent])</w:t>
            </w:r>
          </w:p>
        </w:tc>
        <w:tc>
          <w:tcPr>
            <w:tcW w:w="2782" w:type="pct"/>
            <w:tcPrChange w:id="1153" w:author="mmeshek" w:date="2017-10-19T14:32:00Z">
              <w:tcPr>
                <w:tcW w:w="0" w:type="auto"/>
              </w:tcPr>
            </w:tcPrChange>
          </w:tcPr>
          <w:p w14:paraId="5E079A82" w14:textId="77777777" w:rsidR="009F2112" w:rsidRDefault="00AF08DB" w:rsidP="00AF08DB">
            <w:pPr>
              <w:pStyle w:val="Compact"/>
            </w:pPr>
            <w:ins w:id="1154" w:author="mmeshek" w:date="2017-10-19T08:32:00Z">
              <w:r>
                <w:t>a</w:t>
              </w:r>
            </w:ins>
            <w:del w:id="1155" w:author="mmeshek" w:date="2017-10-19T08:32:00Z">
              <w:r w:rsidR="005942DF" w:rsidDel="00AF08DB">
                <w:delText>A</w:delText>
              </w:r>
            </w:del>
            <w:r w:rsidR="005942DF">
              <w:t>ction returning either an error or the records</w:t>
            </w:r>
            <w:del w:id="1156" w:author="mmeshek" w:date="2017-10-19T08:32:00Z">
              <w:r w:rsidR="005942DF" w:rsidDel="00AF08DB">
                <w:delText>.</w:delText>
              </w:r>
            </w:del>
          </w:p>
        </w:tc>
      </w:tr>
    </w:tbl>
    <w:p w14:paraId="1A4F7AC1" w14:textId="77777777" w:rsidR="009F2112" w:rsidRDefault="005942DF">
      <w:pPr>
        <w:pStyle w:val="NRELBodyText"/>
        <w:pPrChange w:id="1157" w:author="mmeshek" w:date="2017-09-26T08:30:00Z">
          <w:pPr>
            <w:pStyle w:val="BodyText"/>
          </w:pPr>
        </w:pPrChange>
      </w:pPr>
      <w:r>
        <w:rPr>
          <w:rStyle w:val="VerbatimChar"/>
          <w:b/>
        </w:rPr>
        <w:t>fetchBookmarks</w:t>
      </w:r>
    </w:p>
    <w:p w14:paraId="7624FC4D" w14:textId="77777777" w:rsidR="009F2112" w:rsidRDefault="005942DF">
      <w:pPr>
        <w:pStyle w:val="NRELBodyText"/>
        <w:pPrChange w:id="1158" w:author="mmeshek" w:date="2017-09-26T08:30:00Z">
          <w:pPr>
            <w:pStyle w:val="BodyText"/>
          </w:pPr>
        </w:pPrChange>
      </w:pPr>
      <w:r>
        <w:lastRenderedPageBreak/>
        <w:t>Fetch bookmark(s).</w:t>
      </w:r>
    </w:p>
    <w:tbl>
      <w:tblPr>
        <w:tblW w:w="5000" w:type="pct"/>
        <w:tblLook w:val="07E0" w:firstRow="1" w:lastRow="1" w:firstColumn="1" w:lastColumn="1" w:noHBand="1" w:noVBand="1"/>
        <w:tblPrChange w:id="1159" w:author="mmeshek" w:date="2017-10-19T14:32:00Z">
          <w:tblPr>
            <w:tblW w:w="0" w:type="pct"/>
            <w:tblLook w:val="07E0" w:firstRow="1" w:lastRow="1" w:firstColumn="1" w:lastColumn="1" w:noHBand="1" w:noVBand="1"/>
          </w:tblPr>
        </w:tblPrChange>
      </w:tblPr>
      <w:tblGrid>
        <w:gridCol w:w="4248"/>
        <w:gridCol w:w="5328"/>
        <w:tblGridChange w:id="1160">
          <w:tblGrid>
            <w:gridCol w:w="4328"/>
            <w:gridCol w:w="5248"/>
          </w:tblGrid>
        </w:tblGridChange>
      </w:tblGrid>
      <w:tr w:rsidR="009F2112" w14:paraId="0CBC986B" w14:textId="77777777" w:rsidTr="0096262A">
        <w:tc>
          <w:tcPr>
            <w:tcW w:w="2218" w:type="pct"/>
            <w:tcBorders>
              <w:bottom w:val="single" w:sz="0" w:space="0" w:color="auto"/>
            </w:tcBorders>
            <w:vAlign w:val="bottom"/>
            <w:tcPrChange w:id="1161" w:author="mmeshek" w:date="2017-10-19T14:32:00Z">
              <w:tcPr>
                <w:tcW w:w="0" w:type="auto"/>
                <w:tcBorders>
                  <w:bottom w:val="single" w:sz="0" w:space="0" w:color="auto"/>
                </w:tcBorders>
                <w:vAlign w:val="bottom"/>
              </w:tcPr>
            </w:tcPrChange>
          </w:tcPr>
          <w:p w14:paraId="03F00D0A" w14:textId="77777777" w:rsidR="009F2112" w:rsidRDefault="005942DF">
            <w:pPr>
              <w:pStyle w:val="Compact"/>
            </w:pPr>
            <w:r>
              <w:t>Argument Type</w:t>
            </w:r>
          </w:p>
        </w:tc>
        <w:tc>
          <w:tcPr>
            <w:tcW w:w="2782" w:type="pct"/>
            <w:tcBorders>
              <w:bottom w:val="single" w:sz="0" w:space="0" w:color="auto"/>
            </w:tcBorders>
            <w:vAlign w:val="bottom"/>
            <w:tcPrChange w:id="1162" w:author="mmeshek" w:date="2017-10-19T14:32:00Z">
              <w:tcPr>
                <w:tcW w:w="0" w:type="auto"/>
                <w:tcBorders>
                  <w:bottom w:val="single" w:sz="0" w:space="0" w:color="auto"/>
                </w:tcBorders>
                <w:vAlign w:val="bottom"/>
              </w:tcPr>
            </w:tcPrChange>
          </w:tcPr>
          <w:p w14:paraId="2B30DDE0" w14:textId="77777777" w:rsidR="009F2112" w:rsidRDefault="005942DF">
            <w:pPr>
              <w:pStyle w:val="Compact"/>
            </w:pPr>
            <w:r>
              <w:t>Descr</w:t>
            </w:r>
            <w:ins w:id="1163" w:author="mmeshek" w:date="2017-09-26T09:11:00Z">
              <w:r w:rsidR="004043B4">
                <w:t>i</w:t>
              </w:r>
            </w:ins>
            <w:r>
              <w:t>ption</w:t>
            </w:r>
          </w:p>
        </w:tc>
      </w:tr>
      <w:tr w:rsidR="009F2112" w14:paraId="58647D72" w14:textId="77777777" w:rsidTr="0096262A">
        <w:tc>
          <w:tcPr>
            <w:tcW w:w="2218" w:type="pct"/>
            <w:tcPrChange w:id="1164" w:author="mmeshek" w:date="2017-10-19T14:32:00Z">
              <w:tcPr>
                <w:tcW w:w="0" w:type="auto"/>
              </w:tcPr>
            </w:tcPrChange>
          </w:tcPr>
          <w:p w14:paraId="3A3003A2" w14:textId="77777777" w:rsidR="009F2112" w:rsidRDefault="005942DF">
            <w:pPr>
              <w:pStyle w:val="Compact"/>
            </w:pPr>
            <w:r>
              <w:rPr>
                <w:rStyle w:val="VerbatimChar"/>
              </w:rPr>
              <w:t>:: State</w:t>
            </w:r>
          </w:p>
        </w:tc>
        <w:tc>
          <w:tcPr>
            <w:tcW w:w="2782" w:type="pct"/>
            <w:tcPrChange w:id="1165" w:author="mmeshek" w:date="2017-10-19T14:32:00Z">
              <w:tcPr>
                <w:tcW w:w="0" w:type="auto"/>
              </w:tcPr>
            </w:tcPrChange>
          </w:tcPr>
          <w:p w14:paraId="5F08319F" w14:textId="77777777" w:rsidR="009F2112" w:rsidRDefault="00AF08DB" w:rsidP="0096262A">
            <w:pPr>
              <w:pStyle w:val="Compact"/>
            </w:pPr>
            <w:ins w:id="1166" w:author="mmeshek" w:date="2017-10-19T08:32:00Z">
              <w:r>
                <w:t>t</w:t>
              </w:r>
            </w:ins>
            <w:del w:id="1167" w:author="mmeshek" w:date="2017-10-19T08:32:00Z">
              <w:r w:rsidR="005942DF" w:rsidDel="00AF08DB">
                <w:delText>T</w:delText>
              </w:r>
            </w:del>
            <w:r w:rsidR="005942DF">
              <w:t>he state of the client</w:t>
            </w:r>
            <w:del w:id="1168" w:author="mmeshek" w:date="2017-10-19T08:32:00Z">
              <w:r w:rsidR="005942DF" w:rsidDel="00AF08DB">
                <w:delText>.</w:delText>
              </w:r>
            </w:del>
          </w:p>
        </w:tc>
      </w:tr>
      <w:tr w:rsidR="009F2112" w14:paraId="522DD850" w14:textId="77777777" w:rsidTr="0096262A">
        <w:tc>
          <w:tcPr>
            <w:tcW w:w="2218" w:type="pct"/>
            <w:tcPrChange w:id="1169" w:author="mmeshek" w:date="2017-10-19T14:32:00Z">
              <w:tcPr>
                <w:tcW w:w="0" w:type="auto"/>
              </w:tcPr>
            </w:tcPrChange>
          </w:tcPr>
          <w:p w14:paraId="222D72B4" w14:textId="77777777" w:rsidR="009F2112" w:rsidRDefault="005942DF">
            <w:pPr>
              <w:pStyle w:val="Compact"/>
            </w:pPr>
            <w:r>
              <w:rPr>
                <w:rStyle w:val="VerbatimChar"/>
              </w:rPr>
              <w:t>-&gt; ModelIdentifier</w:t>
            </w:r>
          </w:p>
        </w:tc>
        <w:tc>
          <w:tcPr>
            <w:tcW w:w="2782" w:type="pct"/>
            <w:tcPrChange w:id="1170" w:author="mmeshek" w:date="2017-10-19T14:32:00Z">
              <w:tcPr>
                <w:tcW w:w="0" w:type="auto"/>
              </w:tcPr>
            </w:tcPrChange>
          </w:tcPr>
          <w:p w14:paraId="449639A2" w14:textId="77777777" w:rsidR="009F2112" w:rsidRDefault="00AF08DB" w:rsidP="0096262A">
            <w:pPr>
              <w:pStyle w:val="Compact"/>
            </w:pPr>
            <w:ins w:id="1171" w:author="mmeshek" w:date="2017-10-19T08:32:00Z">
              <w:r>
                <w:t>t</w:t>
              </w:r>
            </w:ins>
            <w:del w:id="1172" w:author="mmeshek" w:date="2017-10-19T08:32:00Z">
              <w:r w:rsidR="005942DF" w:rsidDel="00AF08DB">
                <w:delText>T</w:delText>
              </w:r>
            </w:del>
            <w:r w:rsidR="005942DF">
              <w:t>he model identifier</w:t>
            </w:r>
            <w:del w:id="1173" w:author="mmeshek" w:date="2017-10-19T08:32:00Z">
              <w:r w:rsidR="005942DF" w:rsidDel="00AF08DB">
                <w:delText>.</w:delText>
              </w:r>
            </w:del>
          </w:p>
        </w:tc>
      </w:tr>
      <w:tr w:rsidR="009F2112" w14:paraId="2056A728" w14:textId="77777777" w:rsidTr="0096262A">
        <w:tc>
          <w:tcPr>
            <w:tcW w:w="2218" w:type="pct"/>
            <w:tcPrChange w:id="1174" w:author="mmeshek" w:date="2017-10-19T14:32:00Z">
              <w:tcPr>
                <w:tcW w:w="0" w:type="auto"/>
              </w:tcPr>
            </w:tcPrChange>
          </w:tcPr>
          <w:p w14:paraId="43D05472" w14:textId="77777777" w:rsidR="009F2112" w:rsidRDefault="005942DF">
            <w:pPr>
              <w:pStyle w:val="Compact"/>
            </w:pPr>
            <w:r>
              <w:rPr>
                <w:rStyle w:val="VerbatimChar"/>
              </w:rPr>
              <w:t>-&gt; Maybe BookmarkIdentifier</w:t>
            </w:r>
          </w:p>
        </w:tc>
        <w:tc>
          <w:tcPr>
            <w:tcW w:w="2782" w:type="pct"/>
            <w:tcPrChange w:id="1175" w:author="mmeshek" w:date="2017-10-19T14:32:00Z">
              <w:tcPr>
                <w:tcW w:w="0" w:type="auto"/>
              </w:tcPr>
            </w:tcPrChange>
          </w:tcPr>
          <w:p w14:paraId="2A447C05" w14:textId="77777777" w:rsidR="009F2112" w:rsidRDefault="00AF08DB" w:rsidP="0096262A">
            <w:pPr>
              <w:pStyle w:val="Compact"/>
            </w:pPr>
            <w:ins w:id="1176" w:author="mmeshek" w:date="2017-10-19T08:32:00Z">
              <w:r>
                <w:t>t</w:t>
              </w:r>
            </w:ins>
            <w:del w:id="1177" w:author="mmeshek" w:date="2017-10-19T08:32:00Z">
              <w:r w:rsidR="005942DF" w:rsidDel="00AF08DB">
                <w:delText>T</w:delText>
              </w:r>
            </w:del>
            <w:r w:rsidR="005942DF">
              <w:t>he bookmark identifier, or all bookmarks</w:t>
            </w:r>
            <w:del w:id="1178" w:author="mmeshek" w:date="2017-10-19T08:32:00Z">
              <w:r w:rsidR="005942DF" w:rsidDel="00AF08DB">
                <w:delText>.</w:delText>
              </w:r>
            </w:del>
          </w:p>
        </w:tc>
      </w:tr>
      <w:tr w:rsidR="009F2112" w14:paraId="54B7FBF0" w14:textId="77777777" w:rsidTr="0096262A">
        <w:tc>
          <w:tcPr>
            <w:tcW w:w="2218" w:type="pct"/>
            <w:tcPrChange w:id="1179" w:author="mmeshek" w:date="2017-10-19T14:32:00Z">
              <w:tcPr>
                <w:tcW w:w="0" w:type="auto"/>
              </w:tcPr>
            </w:tcPrChange>
          </w:tcPr>
          <w:p w14:paraId="37576D1E" w14:textId="77777777" w:rsidR="009F2112" w:rsidRDefault="005942DF">
            <w:pPr>
              <w:pStyle w:val="Compact"/>
            </w:pPr>
            <w:r>
              <w:rPr>
                <w:rStyle w:val="VerbatimChar"/>
              </w:rPr>
              <w:t>-&gt; IO (Either String [BookmarkMeta])</w:t>
            </w:r>
          </w:p>
        </w:tc>
        <w:tc>
          <w:tcPr>
            <w:tcW w:w="2782" w:type="pct"/>
            <w:tcPrChange w:id="1180" w:author="mmeshek" w:date="2017-10-19T14:32:00Z">
              <w:tcPr>
                <w:tcW w:w="0" w:type="auto"/>
              </w:tcPr>
            </w:tcPrChange>
          </w:tcPr>
          <w:p w14:paraId="3001EB98" w14:textId="77777777" w:rsidR="009F2112" w:rsidRDefault="00AF08DB" w:rsidP="00AF08DB">
            <w:pPr>
              <w:pStyle w:val="Compact"/>
            </w:pPr>
            <w:ins w:id="1181" w:author="mmeshek" w:date="2017-10-19T08:32:00Z">
              <w:r>
                <w:t>a</w:t>
              </w:r>
            </w:ins>
            <w:del w:id="1182" w:author="mmeshek" w:date="2017-10-19T08:32:00Z">
              <w:r w:rsidR="005942DF" w:rsidDel="00AF08DB">
                <w:delText>A</w:delText>
              </w:r>
            </w:del>
            <w:r w:rsidR="005942DF">
              <w:t>ction returning either an error or the bookmark(s)</w:t>
            </w:r>
            <w:del w:id="1183" w:author="mmeshek" w:date="2017-10-19T08:32:00Z">
              <w:r w:rsidR="005942DF" w:rsidDel="00AF08DB">
                <w:delText>.</w:delText>
              </w:r>
            </w:del>
          </w:p>
        </w:tc>
      </w:tr>
    </w:tbl>
    <w:p w14:paraId="3148F83C" w14:textId="77777777" w:rsidR="009F2112" w:rsidRDefault="005942DF">
      <w:pPr>
        <w:pStyle w:val="NRELBodyText"/>
        <w:keepNext/>
        <w:pPrChange w:id="1184" w:author="mmeshek" w:date="2017-09-26T08:30:00Z">
          <w:pPr>
            <w:pStyle w:val="BodyText"/>
          </w:pPr>
        </w:pPrChange>
      </w:pPr>
      <w:r>
        <w:rPr>
          <w:rStyle w:val="VerbatimChar"/>
          <w:b/>
        </w:rPr>
        <w:t>storeBookmark</w:t>
      </w:r>
    </w:p>
    <w:p w14:paraId="5767EBAA" w14:textId="77777777" w:rsidR="009F2112" w:rsidRDefault="005942DF">
      <w:pPr>
        <w:pStyle w:val="NRELBodyText"/>
        <w:pPrChange w:id="1185" w:author="mmeshek" w:date="2017-09-26T08:30:00Z">
          <w:pPr>
            <w:pStyle w:val="BodyText"/>
          </w:pPr>
        </w:pPrChange>
      </w:pPr>
      <w:r>
        <w:t>Save a bookmark.</w:t>
      </w:r>
    </w:p>
    <w:tbl>
      <w:tblPr>
        <w:tblW w:w="0" w:type="pct"/>
        <w:tblLook w:val="07E0" w:firstRow="1" w:lastRow="1" w:firstColumn="1" w:lastColumn="1" w:noHBand="1" w:noVBand="1"/>
        <w:tblPrChange w:id="1186" w:author="mmeshek" w:date="2017-10-19T14:49:00Z">
          <w:tblPr>
            <w:tblW w:w="0" w:type="pct"/>
            <w:tblLook w:val="07E0" w:firstRow="1" w:lastRow="1" w:firstColumn="1" w:lastColumn="1" w:noHBand="1" w:noVBand="1"/>
          </w:tblPr>
        </w:tblPrChange>
      </w:tblPr>
      <w:tblGrid>
        <w:gridCol w:w="3751"/>
        <w:gridCol w:w="5825"/>
        <w:tblGridChange w:id="1187">
          <w:tblGrid>
            <w:gridCol w:w="3751"/>
            <w:gridCol w:w="516"/>
            <w:gridCol w:w="5309"/>
          </w:tblGrid>
        </w:tblGridChange>
      </w:tblGrid>
      <w:tr w:rsidR="009F2112" w14:paraId="36F8A70A" w14:textId="77777777" w:rsidTr="00A77227">
        <w:trPr>
          <w:tblHeader/>
        </w:trPr>
        <w:tc>
          <w:tcPr>
            <w:tcW w:w="0" w:type="auto"/>
            <w:tcBorders>
              <w:bottom w:val="single" w:sz="0" w:space="0" w:color="auto"/>
            </w:tcBorders>
            <w:vAlign w:val="bottom"/>
            <w:tcPrChange w:id="1188" w:author="mmeshek" w:date="2017-10-19T14:49:00Z">
              <w:tcPr>
                <w:tcW w:w="0" w:type="auto"/>
                <w:gridSpan w:val="2"/>
                <w:tcBorders>
                  <w:bottom w:val="single" w:sz="0" w:space="0" w:color="auto"/>
                </w:tcBorders>
                <w:vAlign w:val="bottom"/>
              </w:tcPr>
            </w:tcPrChange>
          </w:tcPr>
          <w:p w14:paraId="48C8B8BE" w14:textId="77777777" w:rsidR="009F2112" w:rsidRDefault="005942DF">
            <w:pPr>
              <w:pStyle w:val="Compact"/>
            </w:pPr>
            <w:r>
              <w:t>Argument Type</w:t>
            </w:r>
          </w:p>
        </w:tc>
        <w:tc>
          <w:tcPr>
            <w:tcW w:w="0" w:type="auto"/>
            <w:tcBorders>
              <w:bottom w:val="single" w:sz="0" w:space="0" w:color="auto"/>
            </w:tcBorders>
            <w:vAlign w:val="bottom"/>
            <w:tcPrChange w:id="1189" w:author="mmeshek" w:date="2017-10-19T14:49:00Z">
              <w:tcPr>
                <w:tcW w:w="0" w:type="auto"/>
                <w:tcBorders>
                  <w:bottom w:val="single" w:sz="0" w:space="0" w:color="auto"/>
                </w:tcBorders>
                <w:vAlign w:val="bottom"/>
              </w:tcPr>
            </w:tcPrChange>
          </w:tcPr>
          <w:p w14:paraId="57641EA6" w14:textId="77777777" w:rsidR="009F2112" w:rsidRDefault="005942DF">
            <w:pPr>
              <w:pStyle w:val="Compact"/>
            </w:pPr>
            <w:r>
              <w:t>Descr</w:t>
            </w:r>
            <w:ins w:id="1190" w:author="mmeshek" w:date="2017-09-26T09:11:00Z">
              <w:r w:rsidR="004043B4">
                <w:t>i</w:t>
              </w:r>
            </w:ins>
            <w:r>
              <w:t>ption</w:t>
            </w:r>
          </w:p>
        </w:tc>
      </w:tr>
      <w:tr w:rsidR="009F2112" w14:paraId="1011170E" w14:textId="77777777">
        <w:tc>
          <w:tcPr>
            <w:tcW w:w="0" w:type="auto"/>
          </w:tcPr>
          <w:p w14:paraId="7C2CF136" w14:textId="77777777" w:rsidR="009F2112" w:rsidRDefault="005942DF">
            <w:pPr>
              <w:pStyle w:val="Compact"/>
            </w:pPr>
            <w:r>
              <w:rPr>
                <w:rStyle w:val="VerbatimChar"/>
              </w:rPr>
              <w:t>:: State</w:t>
            </w:r>
          </w:p>
        </w:tc>
        <w:tc>
          <w:tcPr>
            <w:tcW w:w="0" w:type="auto"/>
          </w:tcPr>
          <w:p w14:paraId="632EA8DD" w14:textId="77777777" w:rsidR="009F2112" w:rsidRDefault="00AF08DB" w:rsidP="00AF08DB">
            <w:pPr>
              <w:pStyle w:val="Compact"/>
            </w:pPr>
            <w:ins w:id="1191" w:author="mmeshek" w:date="2017-10-19T08:33:00Z">
              <w:r>
                <w:t>t</w:t>
              </w:r>
            </w:ins>
            <w:del w:id="1192" w:author="mmeshek" w:date="2017-10-19T08:33:00Z">
              <w:r w:rsidR="005942DF" w:rsidDel="00AF08DB">
                <w:delText>T</w:delText>
              </w:r>
            </w:del>
            <w:r w:rsidR="005942DF">
              <w:t>he state of the client</w:t>
            </w:r>
            <w:del w:id="1193" w:author="mmeshek" w:date="2017-10-19T08:33:00Z">
              <w:r w:rsidR="005942DF" w:rsidDel="00AF08DB">
                <w:delText>.</w:delText>
              </w:r>
            </w:del>
          </w:p>
        </w:tc>
      </w:tr>
      <w:tr w:rsidR="009F2112" w14:paraId="7A331A58" w14:textId="77777777">
        <w:tc>
          <w:tcPr>
            <w:tcW w:w="0" w:type="auto"/>
          </w:tcPr>
          <w:p w14:paraId="7AAE35B8" w14:textId="77777777" w:rsidR="009F2112" w:rsidRDefault="005942DF">
            <w:pPr>
              <w:pStyle w:val="Compact"/>
            </w:pPr>
            <w:r>
              <w:rPr>
                <w:rStyle w:val="VerbatimChar"/>
              </w:rPr>
              <w:t>-&gt; ModelIdentifier</w:t>
            </w:r>
          </w:p>
        </w:tc>
        <w:tc>
          <w:tcPr>
            <w:tcW w:w="0" w:type="auto"/>
          </w:tcPr>
          <w:p w14:paraId="084FD88C" w14:textId="77777777" w:rsidR="009F2112" w:rsidRDefault="005942DF" w:rsidP="00AF08DB">
            <w:pPr>
              <w:pStyle w:val="Compact"/>
            </w:pPr>
            <w:del w:id="1194" w:author="mmeshek" w:date="2017-10-19T08:33:00Z">
              <w:r w:rsidDel="00AF08DB">
                <w:delText>T</w:delText>
              </w:r>
            </w:del>
            <w:ins w:id="1195" w:author="mmeshek" w:date="2017-10-19T08:33:00Z">
              <w:r w:rsidR="00AF08DB">
                <w:t>t</w:t>
              </w:r>
            </w:ins>
            <w:r>
              <w:t>he model identifier</w:t>
            </w:r>
            <w:del w:id="1196" w:author="mmeshek" w:date="2017-10-19T08:33:00Z">
              <w:r w:rsidDel="00AF08DB">
                <w:delText>.</w:delText>
              </w:r>
            </w:del>
          </w:p>
        </w:tc>
      </w:tr>
      <w:tr w:rsidR="009F2112" w14:paraId="4055CA94" w14:textId="77777777">
        <w:tc>
          <w:tcPr>
            <w:tcW w:w="0" w:type="auto"/>
          </w:tcPr>
          <w:p w14:paraId="1586979C" w14:textId="77777777" w:rsidR="009F2112" w:rsidRDefault="005942DF">
            <w:pPr>
              <w:pStyle w:val="Compact"/>
            </w:pPr>
            <w:r>
              <w:rPr>
                <w:rStyle w:val="VerbatimChar"/>
              </w:rPr>
              <w:t>-&gt; BookmarkMeta</w:t>
            </w:r>
          </w:p>
        </w:tc>
        <w:tc>
          <w:tcPr>
            <w:tcW w:w="0" w:type="auto"/>
          </w:tcPr>
          <w:p w14:paraId="6772F60A" w14:textId="77777777" w:rsidR="009F2112" w:rsidRDefault="00AF08DB" w:rsidP="00AF08DB">
            <w:pPr>
              <w:pStyle w:val="Compact"/>
            </w:pPr>
            <w:ins w:id="1197" w:author="mmeshek" w:date="2017-10-19T08:33:00Z">
              <w:r>
                <w:t>t</w:t>
              </w:r>
            </w:ins>
            <w:del w:id="1198" w:author="mmeshek" w:date="2017-10-19T08:33:00Z">
              <w:r w:rsidR="005942DF" w:rsidDel="00AF08DB">
                <w:delText>T</w:delText>
              </w:r>
            </w:del>
            <w:r w:rsidR="005942DF">
              <w:t>he bookmark metadata</w:t>
            </w:r>
            <w:del w:id="1199" w:author="mmeshek" w:date="2017-10-19T08:33:00Z">
              <w:r w:rsidR="005942DF" w:rsidDel="00AF08DB">
                <w:delText>.</w:delText>
              </w:r>
            </w:del>
          </w:p>
        </w:tc>
      </w:tr>
      <w:tr w:rsidR="009F2112" w14:paraId="3CEF3CAB" w14:textId="77777777">
        <w:tc>
          <w:tcPr>
            <w:tcW w:w="0" w:type="auto"/>
          </w:tcPr>
          <w:p w14:paraId="36496DA7" w14:textId="77777777" w:rsidR="009F2112" w:rsidRDefault="005942DF">
            <w:pPr>
              <w:pStyle w:val="Compact"/>
            </w:pPr>
            <w:r>
              <w:rPr>
                <w:rStyle w:val="VerbatimChar"/>
              </w:rPr>
              <w:t>-&gt; IO (Either String BookmarkMeta)</w:t>
            </w:r>
          </w:p>
        </w:tc>
        <w:tc>
          <w:tcPr>
            <w:tcW w:w="0" w:type="auto"/>
          </w:tcPr>
          <w:p w14:paraId="3A0069FF" w14:textId="77777777" w:rsidR="009F2112" w:rsidRDefault="00AF08DB" w:rsidP="00AF08DB">
            <w:pPr>
              <w:pStyle w:val="Compact"/>
            </w:pPr>
            <w:ins w:id="1200" w:author="mmeshek" w:date="2017-10-19T08:33:00Z">
              <w:r>
                <w:t>a</w:t>
              </w:r>
            </w:ins>
            <w:del w:id="1201" w:author="mmeshek" w:date="2017-10-19T08:33:00Z">
              <w:r w:rsidR="005942DF" w:rsidDel="00AF08DB">
                <w:delText>A</w:delText>
              </w:r>
            </w:del>
            <w:r w:rsidR="005942DF">
              <w:t xml:space="preserve">ction returning either an error or the </w:t>
            </w:r>
            <w:commentRangeStart w:id="1202"/>
            <w:commentRangeStart w:id="1203"/>
            <w:r w:rsidR="005942DF">
              <w:t>bookmark</w:t>
            </w:r>
            <w:commentRangeEnd w:id="1202"/>
            <w:r>
              <w:rPr>
                <w:rStyle w:val="CommentReference"/>
              </w:rPr>
              <w:commentReference w:id="1202"/>
            </w:r>
            <w:commentRangeEnd w:id="1203"/>
            <w:r w:rsidR="004609AA">
              <w:rPr>
                <w:rStyle w:val="CommentReference"/>
              </w:rPr>
              <w:commentReference w:id="1203"/>
            </w:r>
            <w:del w:id="1204" w:author="mmeshek" w:date="2017-10-19T08:33:00Z">
              <w:r w:rsidR="005942DF" w:rsidDel="00AF08DB">
                <w:delText>.</w:delText>
              </w:r>
            </w:del>
          </w:p>
        </w:tc>
      </w:tr>
    </w:tbl>
    <w:p w14:paraId="40F74E94" w14:textId="77777777" w:rsidR="009F2112" w:rsidRDefault="005942DF">
      <w:pPr>
        <w:pStyle w:val="NRELHead03"/>
        <w:pPrChange w:id="1205" w:author="mmeshek" w:date="2017-09-26T08:22:00Z">
          <w:pPr>
            <w:pStyle w:val="Heading3"/>
          </w:pPr>
        </w:pPrChange>
      </w:pPr>
      <w:bookmarkStart w:id="1206" w:name="server-library"/>
      <w:bookmarkEnd w:id="1206"/>
      <w:r>
        <w:t>Server Library</w:t>
      </w:r>
    </w:p>
    <w:p w14:paraId="6A8E512A" w14:textId="77777777" w:rsidR="009F2112" w:rsidRDefault="005942DF">
      <w:pPr>
        <w:pStyle w:val="NRELBodyText"/>
        <w:pPrChange w:id="1207" w:author="mmeshek" w:date="2017-09-26T08:23:00Z">
          <w:pPr>
            <w:pStyle w:val="FirstParagraph"/>
          </w:pPr>
        </w:pPrChange>
      </w:pPr>
      <w:r>
        <w:t>The server library provides two options for implementing a Records API</w:t>
      </w:r>
      <w:ins w:id="1208" w:author="mmeshek" w:date="2017-09-26T09:11:00Z">
        <w:r w:rsidR="004043B4">
          <w:t xml:space="preserve"> </w:t>
        </w:r>
      </w:ins>
      <w:r>
        <w:t xml:space="preserve">server. The </w:t>
      </w:r>
      <w:r>
        <w:rPr>
          <w:rStyle w:val="VerbatimChar"/>
        </w:rPr>
        <w:t>AESD.Records.Server</w:t>
      </w:r>
      <w:r>
        <w:t xml:space="preserve"> module provides a main entry point </w:t>
      </w:r>
      <w:r>
        <w:rPr>
          <w:rStyle w:val="VerbatimChar"/>
        </w:rPr>
        <w:t>serverMain</w:t>
      </w:r>
      <w:r>
        <w:t xml:space="preserve">, a type class </w:t>
      </w:r>
      <w:r>
        <w:rPr>
          <w:rStyle w:val="VerbatimChar"/>
        </w:rPr>
        <w:t>ModelManager</w:t>
      </w:r>
      <w:r>
        <w:t xml:space="preserve">, and a monad </w:t>
      </w:r>
      <w:r>
        <w:rPr>
          <w:rStyle w:val="VerbatimChar"/>
        </w:rPr>
        <w:t>ServiceM</w:t>
      </w:r>
      <w:r>
        <w:t xml:space="preserve"> that implement </w:t>
      </w:r>
      <w:ins w:id="1209" w:author="mmeshek" w:date="2017-10-19T14:27:00Z">
        <w:r w:rsidR="0096262A">
          <w:t xml:space="preserve">a </w:t>
        </w:r>
      </w:ins>
      <w:r>
        <w:t>skeletal server</w:t>
      </w:r>
      <w:ins w:id="1210" w:author="mmeshek" w:date="2017-10-19T14:27:00Z">
        <w:r w:rsidR="0096262A">
          <w:t>,</w:t>
        </w:r>
      </w:ins>
      <w:r>
        <w:t xml:space="preserve"> which handles all of the WebSocket communication and Protocol Buffer serialization</w:t>
      </w:r>
      <w:del w:id="1211" w:author="mmeshek" w:date="2017-10-19T14:27:00Z">
        <w:r w:rsidDel="0096262A">
          <w:delText>:</w:delText>
        </w:r>
      </w:del>
      <w:ins w:id="1212" w:author="mmeshek" w:date="2017-10-19T14:27:00Z">
        <w:r w:rsidR="0096262A">
          <w:t>;</w:t>
        </w:r>
      </w:ins>
      <w:r>
        <w:t xml:space="preserve"> an implementer need only create an instance of </w:t>
      </w:r>
      <w:r>
        <w:rPr>
          <w:rStyle w:val="VerbatimChar"/>
        </w:rPr>
        <w:t>ModelManager</w:t>
      </w:r>
      <w:r>
        <w:t xml:space="preserve">. Furthermore, the </w:t>
      </w:r>
      <w:r>
        <w:rPr>
          <w:rStyle w:val="VerbatimChar"/>
        </w:rPr>
        <w:t>AESD.Records.Server.Manager</w:t>
      </w:r>
      <w:r>
        <w:t xml:space="preserve"> module provides such an instance </w:t>
      </w:r>
      <w:r>
        <w:rPr>
          <w:rStyle w:val="VerbatimChar"/>
        </w:rPr>
        <w:t>InMemoryManager</w:t>
      </w:r>
      <w:r>
        <w:t xml:space="preserve"> of the type class </w:t>
      </w:r>
      <w:r>
        <w:rPr>
          <w:rStyle w:val="VerbatimChar"/>
        </w:rPr>
        <w:t>ModelManger</w:t>
      </w:r>
      <w:r>
        <w:t xml:space="preserve"> to handle in-memory caching of data and on-disk persistence of bookmarks</w:t>
      </w:r>
      <w:del w:id="1213" w:author="mmeshek" w:date="2017-10-19T14:27:00Z">
        <w:r w:rsidDel="0096262A">
          <w:delText>:</w:delText>
        </w:r>
      </w:del>
      <w:ins w:id="1214" w:author="mmeshek" w:date="2017-10-19T14:27:00Z">
        <w:r w:rsidR="0096262A">
          <w:t>;</w:t>
        </w:r>
      </w:ins>
      <w:r>
        <w:t xml:space="preserve"> here, an implementer just calls the function </w:t>
      </w:r>
      <w:r>
        <w:rPr>
          <w:rStyle w:val="VerbatimChar"/>
        </w:rPr>
        <w:t>makeInMemoryManager</w:t>
      </w:r>
      <w:r>
        <w:t xml:space="preserve"> and provides several functions that retrieve content:</w:t>
      </w:r>
    </w:p>
    <w:p w14:paraId="70CCAA72" w14:textId="77777777" w:rsidR="009F2112" w:rsidRDefault="005942DF">
      <w:pPr>
        <w:pStyle w:val="NRELBodyText"/>
        <w:pPrChange w:id="1215" w:author="mmeshek" w:date="2017-09-26T08:30:00Z">
          <w:pPr>
            <w:pStyle w:val="BodyText"/>
          </w:pPr>
        </w:pPrChange>
      </w:pPr>
      <w:r>
        <w:rPr>
          <w:rStyle w:val="VerbatimChar"/>
          <w:b/>
        </w:rPr>
        <w:t>makeInMemoryManager</w:t>
      </w:r>
    </w:p>
    <w:p w14:paraId="76B3D0B8" w14:textId="77777777" w:rsidR="009F2112" w:rsidRDefault="005942DF">
      <w:pPr>
        <w:pStyle w:val="NRELBodyText"/>
        <w:pPrChange w:id="1216" w:author="mmeshek" w:date="2017-09-26T08:30:00Z">
          <w:pPr>
            <w:pStyle w:val="BodyText"/>
          </w:pPr>
        </w:pPrChange>
      </w:pPr>
      <w:r>
        <w:t>Construct an in-memory model manager.</w:t>
      </w:r>
    </w:p>
    <w:tbl>
      <w:tblPr>
        <w:tblW w:w="0" w:type="pct"/>
        <w:tblLook w:val="07E0" w:firstRow="1" w:lastRow="1" w:firstColumn="1" w:lastColumn="1" w:noHBand="1" w:noVBand="1"/>
      </w:tblPr>
      <w:tblGrid>
        <w:gridCol w:w="5573"/>
        <w:gridCol w:w="4003"/>
      </w:tblGrid>
      <w:tr w:rsidR="009F2112" w14:paraId="063A58DF" w14:textId="77777777">
        <w:tc>
          <w:tcPr>
            <w:tcW w:w="0" w:type="auto"/>
            <w:tcBorders>
              <w:bottom w:val="single" w:sz="0" w:space="0" w:color="auto"/>
            </w:tcBorders>
            <w:vAlign w:val="bottom"/>
          </w:tcPr>
          <w:p w14:paraId="6B5B260A" w14:textId="77777777" w:rsidR="009F2112" w:rsidRDefault="005942DF">
            <w:pPr>
              <w:pStyle w:val="Compact"/>
            </w:pPr>
            <w:r>
              <w:t>Argument Type</w:t>
            </w:r>
          </w:p>
        </w:tc>
        <w:tc>
          <w:tcPr>
            <w:tcW w:w="0" w:type="auto"/>
            <w:tcBorders>
              <w:bottom w:val="single" w:sz="0" w:space="0" w:color="auto"/>
            </w:tcBorders>
            <w:vAlign w:val="bottom"/>
          </w:tcPr>
          <w:p w14:paraId="22CF4FEF" w14:textId="77777777" w:rsidR="009F2112" w:rsidRDefault="005942DF">
            <w:pPr>
              <w:pStyle w:val="Compact"/>
            </w:pPr>
            <w:r>
              <w:t>Descr</w:t>
            </w:r>
            <w:ins w:id="1217" w:author="mmeshek" w:date="2017-09-26T09:12:00Z">
              <w:r w:rsidR="004043B4">
                <w:t>i</w:t>
              </w:r>
            </w:ins>
            <w:r>
              <w:t>ption</w:t>
            </w:r>
          </w:p>
        </w:tc>
      </w:tr>
      <w:tr w:rsidR="009F2112" w14:paraId="6687D2F1" w14:textId="77777777">
        <w:tc>
          <w:tcPr>
            <w:tcW w:w="0" w:type="auto"/>
          </w:tcPr>
          <w:p w14:paraId="07701CB6" w14:textId="77777777" w:rsidR="009F2112" w:rsidRDefault="005942DF">
            <w:pPr>
              <w:pStyle w:val="Compact"/>
            </w:pPr>
            <w:r>
              <w:rPr>
                <w:rStyle w:val="VerbatimChar"/>
              </w:rPr>
              <w:t>:: Maybe FilePath</w:t>
            </w:r>
          </w:p>
        </w:tc>
        <w:tc>
          <w:tcPr>
            <w:tcW w:w="0" w:type="auto"/>
          </w:tcPr>
          <w:p w14:paraId="730A2058" w14:textId="77777777" w:rsidR="009F2112" w:rsidRDefault="005942DF" w:rsidP="00744A52">
            <w:pPr>
              <w:pStyle w:val="Compact"/>
            </w:pPr>
            <w:del w:id="1218" w:author="mmeshek" w:date="2017-10-19T08:33:00Z">
              <w:r w:rsidDel="00744A52">
                <w:delText>T</w:delText>
              </w:r>
            </w:del>
            <w:ins w:id="1219" w:author="mmeshek" w:date="2017-10-19T08:33:00Z">
              <w:r w:rsidR="00744A52">
                <w:t>t</w:t>
              </w:r>
            </w:ins>
            <w:r>
              <w:t>he name of the journal file</w:t>
            </w:r>
            <w:del w:id="1220" w:author="mmeshek" w:date="2017-10-19T08:33:00Z">
              <w:r w:rsidDel="00744A52">
                <w:delText>.</w:delText>
              </w:r>
            </w:del>
          </w:p>
        </w:tc>
      </w:tr>
      <w:tr w:rsidR="009F2112" w14:paraId="0FC243F7" w14:textId="77777777">
        <w:tc>
          <w:tcPr>
            <w:tcW w:w="0" w:type="auto"/>
          </w:tcPr>
          <w:p w14:paraId="03B454E0" w14:textId="77777777" w:rsidR="009F2112" w:rsidRDefault="005942DF">
            <w:pPr>
              <w:pStyle w:val="Compact"/>
            </w:pPr>
            <w:r>
              <w:rPr>
                <w:rStyle w:val="VerbatimChar"/>
              </w:rPr>
              <w:t>-&gt; a</w:t>
            </w:r>
          </w:p>
        </w:tc>
        <w:tc>
          <w:tcPr>
            <w:tcW w:w="0" w:type="auto"/>
          </w:tcPr>
          <w:p w14:paraId="3828C960" w14:textId="77777777" w:rsidR="009F2112" w:rsidRDefault="005942DF" w:rsidP="00744A52">
            <w:pPr>
              <w:pStyle w:val="Compact"/>
            </w:pPr>
            <w:del w:id="1221" w:author="mmeshek" w:date="2017-10-19T08:33:00Z">
              <w:r w:rsidDel="00744A52">
                <w:delText>T</w:delText>
              </w:r>
            </w:del>
            <w:ins w:id="1222" w:author="mmeshek" w:date="2017-10-19T08:33:00Z">
              <w:r w:rsidR="00744A52">
                <w:t>t</w:t>
              </w:r>
            </w:ins>
            <w:r>
              <w:t>he initial state</w:t>
            </w:r>
            <w:del w:id="1223" w:author="mmeshek" w:date="2017-10-19T08:33:00Z">
              <w:r w:rsidDel="00744A52">
                <w:delText>.</w:delText>
              </w:r>
            </w:del>
          </w:p>
        </w:tc>
      </w:tr>
      <w:tr w:rsidR="009F2112" w14:paraId="0915E243" w14:textId="77777777">
        <w:tc>
          <w:tcPr>
            <w:tcW w:w="0" w:type="auto"/>
          </w:tcPr>
          <w:p w14:paraId="2AB61746" w14:textId="77777777" w:rsidR="009F2112" w:rsidRDefault="005942DF">
            <w:pPr>
              <w:pStyle w:val="Compact"/>
            </w:pPr>
            <w:r>
              <w:rPr>
                <w:rStyle w:val="VerbatimChar"/>
              </w:rPr>
              <w:t>-&gt; (a -&gt; IO ([ModelMeta], a))</w:t>
            </w:r>
          </w:p>
        </w:tc>
        <w:tc>
          <w:tcPr>
            <w:tcW w:w="0" w:type="auto"/>
          </w:tcPr>
          <w:p w14:paraId="26A7A947" w14:textId="77777777" w:rsidR="009F2112" w:rsidRDefault="005942DF" w:rsidP="00744A52">
            <w:pPr>
              <w:pStyle w:val="Compact"/>
            </w:pPr>
            <w:del w:id="1224" w:author="mmeshek" w:date="2017-10-19T08:34:00Z">
              <w:r w:rsidDel="00744A52">
                <w:delText>L</w:delText>
              </w:r>
            </w:del>
            <w:ins w:id="1225" w:author="mmeshek" w:date="2017-10-19T08:34:00Z">
              <w:r w:rsidR="00744A52">
                <w:t>l</w:t>
              </w:r>
            </w:ins>
            <w:r>
              <w:t>ist models in an action modifying the state</w:t>
            </w:r>
            <w:del w:id="1226" w:author="mmeshek" w:date="2017-10-19T08:34:00Z">
              <w:r w:rsidDel="00744A52">
                <w:delText>.</w:delText>
              </w:r>
            </w:del>
          </w:p>
        </w:tc>
      </w:tr>
      <w:tr w:rsidR="009F2112" w14:paraId="6FB1A7BF" w14:textId="77777777">
        <w:tc>
          <w:tcPr>
            <w:tcW w:w="0" w:type="auto"/>
          </w:tcPr>
          <w:p w14:paraId="2795D32C" w14:textId="77777777" w:rsidR="009F2112" w:rsidRDefault="005942DF">
            <w:pPr>
              <w:pStyle w:val="Compact"/>
            </w:pPr>
            <w:r>
              <w:rPr>
                <w:rStyle w:val="VerbatimChar"/>
              </w:rPr>
              <w:t>-&gt; (a -&gt; ModelMeta -&gt; IO ([RecordContent], a))</w:t>
            </w:r>
          </w:p>
        </w:tc>
        <w:tc>
          <w:tcPr>
            <w:tcW w:w="0" w:type="auto"/>
          </w:tcPr>
          <w:p w14:paraId="39D3069E" w14:textId="77777777" w:rsidR="009F2112" w:rsidRDefault="005942DF" w:rsidP="00744A52">
            <w:pPr>
              <w:pStyle w:val="Compact"/>
            </w:pPr>
            <w:del w:id="1227" w:author="mmeshek" w:date="2017-10-19T08:35:00Z">
              <w:r w:rsidDel="00744A52">
                <w:delText>L</w:delText>
              </w:r>
            </w:del>
            <w:ins w:id="1228" w:author="mmeshek" w:date="2017-10-19T08:35:00Z">
              <w:r w:rsidR="00744A52">
                <w:t>l</w:t>
              </w:r>
            </w:ins>
            <w:r>
              <w:t>oad record data in an action modifying the state</w:t>
            </w:r>
            <w:del w:id="1229" w:author="mmeshek" w:date="2017-10-19T08:35:00Z">
              <w:r w:rsidDel="00744A52">
                <w:delText>.</w:delText>
              </w:r>
            </w:del>
          </w:p>
        </w:tc>
      </w:tr>
      <w:tr w:rsidR="009F2112" w14:paraId="45E1C909" w14:textId="77777777">
        <w:tc>
          <w:tcPr>
            <w:tcW w:w="0" w:type="auto"/>
          </w:tcPr>
          <w:p w14:paraId="0D7D4E1D" w14:textId="77777777" w:rsidR="009F2112" w:rsidRDefault="005942DF">
            <w:pPr>
              <w:pStyle w:val="Compact"/>
            </w:pPr>
            <w:r>
              <w:rPr>
                <w:rStyle w:val="VerbatimChar"/>
              </w:rPr>
              <w:t>-&gt; (a -&gt; ModelMeta -&gt; [VarValue] -&gt; IO ([RecordContent], a))</w:t>
            </w:r>
          </w:p>
        </w:tc>
        <w:tc>
          <w:tcPr>
            <w:tcW w:w="0" w:type="auto"/>
          </w:tcPr>
          <w:p w14:paraId="1B2A6E9A" w14:textId="77777777" w:rsidR="009F2112" w:rsidRDefault="005942DF" w:rsidP="00744A52">
            <w:pPr>
              <w:pStyle w:val="Compact"/>
            </w:pPr>
            <w:del w:id="1230" w:author="mmeshek" w:date="2017-10-19T08:35:00Z">
              <w:r w:rsidDel="00744A52">
                <w:delText>P</w:delText>
              </w:r>
            </w:del>
            <w:ins w:id="1231" w:author="mmeshek" w:date="2017-10-19T08:35:00Z">
              <w:r w:rsidR="00744A52">
                <w:t>p</w:t>
              </w:r>
            </w:ins>
            <w:r>
              <w:t>erforming work in an action modifying the state</w:t>
            </w:r>
            <w:del w:id="1232" w:author="mmeshek" w:date="2017-10-19T08:35:00Z">
              <w:r w:rsidDel="00744A52">
                <w:delText>.</w:delText>
              </w:r>
            </w:del>
          </w:p>
        </w:tc>
      </w:tr>
      <w:tr w:rsidR="009F2112" w14:paraId="3ECADE24" w14:textId="77777777">
        <w:tc>
          <w:tcPr>
            <w:tcW w:w="0" w:type="auto"/>
          </w:tcPr>
          <w:p w14:paraId="01EA35DD" w14:textId="77777777" w:rsidR="009F2112" w:rsidRDefault="005942DF">
            <w:pPr>
              <w:pStyle w:val="Compact"/>
            </w:pPr>
            <w:r>
              <w:rPr>
                <w:rStyle w:val="VerbatimChar"/>
              </w:rPr>
              <w:t>-&gt; IO (InMemoryManager a)</w:t>
            </w:r>
          </w:p>
        </w:tc>
        <w:tc>
          <w:tcPr>
            <w:tcW w:w="0" w:type="auto"/>
          </w:tcPr>
          <w:p w14:paraId="11211FBA" w14:textId="77777777" w:rsidR="009F2112" w:rsidRDefault="00744A52" w:rsidP="00744A52">
            <w:pPr>
              <w:pStyle w:val="Compact"/>
            </w:pPr>
            <w:ins w:id="1233" w:author="mmeshek" w:date="2017-10-19T08:35:00Z">
              <w:r>
                <w:t>a</w:t>
              </w:r>
            </w:ins>
            <w:del w:id="1234" w:author="mmeshek" w:date="2017-10-19T08:35:00Z">
              <w:r w:rsidR="005942DF" w:rsidDel="00744A52">
                <w:delText>A</w:delText>
              </w:r>
            </w:del>
            <w:r w:rsidR="005942DF">
              <w:t>ction constructing the manager</w:t>
            </w:r>
            <w:del w:id="1235" w:author="mmeshek" w:date="2017-10-19T08:35:00Z">
              <w:r w:rsidR="005942DF" w:rsidDel="00744A52">
                <w:delText>.</w:delText>
              </w:r>
            </w:del>
          </w:p>
        </w:tc>
      </w:tr>
    </w:tbl>
    <w:p w14:paraId="07B8E512" w14:textId="77777777" w:rsidR="009F2112" w:rsidRDefault="005942DF">
      <w:pPr>
        <w:pStyle w:val="NRELHead03"/>
        <w:pPrChange w:id="1236" w:author="mmeshek" w:date="2017-09-26T08:22:00Z">
          <w:pPr>
            <w:pStyle w:val="Heading3"/>
          </w:pPr>
        </w:pPrChange>
      </w:pPr>
      <w:bookmarkStart w:id="1237" w:name="server-backends"/>
      <w:bookmarkEnd w:id="1237"/>
      <w:r>
        <w:lastRenderedPageBreak/>
        <w:t>Server Back</w:t>
      </w:r>
      <w:ins w:id="1238" w:author="mmeshek" w:date="2017-09-26T09:12:00Z">
        <w:r w:rsidR="004043B4">
          <w:t xml:space="preserve"> E</w:t>
        </w:r>
      </w:ins>
      <w:del w:id="1239" w:author="mmeshek" w:date="2017-09-26T09:12:00Z">
        <w:r w:rsidDel="004043B4">
          <w:delText>e</w:delText>
        </w:r>
      </w:del>
      <w:r>
        <w:t>nds</w:t>
      </w:r>
    </w:p>
    <w:p w14:paraId="5B389CC8" w14:textId="77777777" w:rsidR="009F2112" w:rsidRDefault="005942DF">
      <w:pPr>
        <w:pStyle w:val="NRELBodyText"/>
        <w:pPrChange w:id="1240" w:author="mmeshek" w:date="2017-09-26T08:23:00Z">
          <w:pPr>
            <w:pStyle w:val="FirstParagraph"/>
          </w:pPr>
        </w:pPrChange>
      </w:pPr>
      <w:r>
        <w:t>As previously mentioned, prebuilt servers have been implemented for standard types of data</w:t>
      </w:r>
      <w:del w:id="1241" w:author="mmeshek" w:date="2017-10-19T14:28:00Z">
        <w:r w:rsidDel="0096262A">
          <w:delText xml:space="preserve"> </w:delText>
        </w:r>
      </w:del>
      <w:ins w:id="1242" w:author="mmeshek" w:date="2017-10-19T14:28:00Z">
        <w:r w:rsidR="0096262A">
          <w:t> </w:t>
        </w:r>
      </w:ins>
      <w:r>
        <w:t>sources.</w:t>
      </w:r>
    </w:p>
    <w:p w14:paraId="25E39C2B" w14:textId="77777777" w:rsidR="009F2112" w:rsidRDefault="005942DF">
      <w:pPr>
        <w:pStyle w:val="NRELHead04"/>
        <w:pPrChange w:id="1243" w:author="mmeshek" w:date="2017-09-26T08:22:00Z">
          <w:pPr>
            <w:pStyle w:val="Heading4"/>
          </w:pPr>
        </w:pPrChange>
      </w:pPr>
      <w:bookmarkStart w:id="1244" w:name="tab-separate-value-files"/>
      <w:bookmarkEnd w:id="1244"/>
      <w:r>
        <w:t>Tab-Separate-Value Files</w:t>
      </w:r>
    </w:p>
    <w:p w14:paraId="27EAEC99" w14:textId="77777777" w:rsidR="009F2112" w:rsidRDefault="005942DF">
      <w:pPr>
        <w:pStyle w:val="NRELBodyText"/>
        <w:pPrChange w:id="1245" w:author="mmeshek" w:date="2017-09-26T08:23:00Z">
          <w:pPr>
            <w:pStyle w:val="FirstParagraph"/>
          </w:pPr>
        </w:pPrChange>
      </w:pPr>
      <w:r>
        <w:t>Serving tab-separated-value (TSV) files is a</w:t>
      </w:r>
      <w:ins w:id="1246" w:author="Bush, Brian" w:date="2017-10-24T12:04:00Z">
        <w:r w:rsidR="004609AA">
          <w:t>s</w:t>
        </w:r>
      </w:ins>
      <w:r>
        <w:t xml:space="preserve"> simple as placing the TSV files in a directory and starting a server at the command line, </w:t>
      </w:r>
      <w:del w:id="1247" w:author="Bush, Brian" w:date="2017-10-24T12:04:00Z">
        <w:r w:rsidDel="004609AA">
          <w:delText xml:space="preserve">which </w:delText>
        </w:r>
      </w:del>
      <w:ins w:id="1248" w:author="Bush, Brian" w:date="2017-10-24T12:04:00Z">
        <w:r w:rsidR="004609AA">
          <w:t>w</w:t>
        </w:r>
        <w:r w:rsidR="004609AA">
          <w:t>ith</w:t>
        </w:r>
        <w:r w:rsidR="004609AA">
          <w:t xml:space="preserve"> </w:t>
        </w:r>
      </w:ins>
      <w:r>
        <w:t xml:space="preserve">the arguments </w:t>
      </w:r>
      <w:commentRangeStart w:id="1249"/>
      <w:commentRangeStart w:id="1250"/>
      <w:r>
        <w:t>specif</w:t>
      </w:r>
      <w:ins w:id="1251" w:author="Bush, Brian" w:date="2017-10-24T12:04:00Z">
        <w:r w:rsidR="004609AA">
          <w:t>ied</w:t>
        </w:r>
      </w:ins>
      <w:del w:id="1252" w:author="mmeshek" w:date="2017-10-19T14:28:00Z">
        <w:r w:rsidDel="0096262A">
          <w:delText>ied</w:delText>
        </w:r>
      </w:del>
      <w:ins w:id="1253" w:author="mmeshek" w:date="2017-10-19T14:28:00Z">
        <w:del w:id="1254" w:author="Bush, Brian" w:date="2017-10-24T12:04:00Z">
          <w:r w:rsidR="0096262A" w:rsidDel="004609AA">
            <w:delText>y</w:delText>
          </w:r>
        </w:del>
        <w:commentRangeEnd w:id="1249"/>
        <w:r w:rsidR="0096262A">
          <w:rPr>
            <w:rStyle w:val="CommentReference"/>
            <w:rFonts w:asciiTheme="minorHAnsi" w:eastAsiaTheme="minorHAnsi" w:hAnsiTheme="minorHAnsi" w:cstheme="minorBidi"/>
            <w:color w:val="auto"/>
          </w:rPr>
          <w:commentReference w:id="1249"/>
        </w:r>
      </w:ins>
      <w:commentRangeEnd w:id="1250"/>
      <w:r w:rsidR="004609AA">
        <w:rPr>
          <w:rStyle w:val="CommentReference"/>
          <w:rFonts w:asciiTheme="minorHAnsi" w:eastAsiaTheme="minorHAnsi" w:hAnsiTheme="minorHAnsi" w:cstheme="minorBidi"/>
          <w:color w:val="auto"/>
        </w:rPr>
        <w:commentReference w:id="1250"/>
      </w:r>
      <w:r>
        <w:t xml:space="preserve"> in the table below:</w:t>
      </w:r>
    </w:p>
    <w:p w14:paraId="7A836E4A" w14:textId="77777777" w:rsidR="009F2112" w:rsidRDefault="005942DF">
      <w:pPr>
        <w:pStyle w:val="SourceCode"/>
      </w:pPr>
      <w:r>
        <w:rPr>
          <w:rStyle w:val="VerbatimChar"/>
        </w:rPr>
        <w:t>aesd-file-server &lt;host&gt; &lt;port&gt; &lt;directory&gt; &lt;persistence&gt; &lt;chunkSize&gt;</w:t>
      </w:r>
    </w:p>
    <w:p w14:paraId="1F2AFC61" w14:textId="77777777" w:rsidR="009F2112" w:rsidRDefault="005942DF">
      <w:pPr>
        <w:pStyle w:val="NRELTableCaption"/>
        <w:pPrChange w:id="1255" w:author="mmeshek" w:date="2017-09-26T08:19:00Z">
          <w:pPr>
            <w:pStyle w:val="TableCaption"/>
          </w:pPr>
        </w:pPrChange>
      </w:pPr>
      <w:bookmarkStart w:id="1256" w:name="_Toc494179153"/>
      <w:r>
        <w:t>Command-</w:t>
      </w:r>
      <w:del w:id="1257" w:author="mmeshek" w:date="2017-09-26T08:49:00Z">
        <w:r w:rsidDel="00F66235">
          <w:delText>l</w:delText>
        </w:r>
      </w:del>
      <w:ins w:id="1258" w:author="mmeshek" w:date="2017-09-26T08:49:00Z">
        <w:r w:rsidR="00F66235">
          <w:t>L</w:t>
        </w:r>
      </w:ins>
      <w:r>
        <w:t xml:space="preserve">ine </w:t>
      </w:r>
      <w:del w:id="1259" w:author="mmeshek" w:date="2017-09-26T08:49:00Z">
        <w:r w:rsidDel="00F66235">
          <w:delText>a</w:delText>
        </w:r>
      </w:del>
      <w:ins w:id="1260" w:author="mmeshek" w:date="2017-09-26T08:49:00Z">
        <w:r w:rsidR="00F66235">
          <w:t>A</w:t>
        </w:r>
      </w:ins>
      <w:r>
        <w:t xml:space="preserve">rguments for </w:t>
      </w:r>
      <w:del w:id="1261" w:author="mmeshek" w:date="2017-09-26T08:49:00Z">
        <w:r w:rsidDel="00F66235">
          <w:delText>s</w:delText>
        </w:r>
      </w:del>
      <w:ins w:id="1262" w:author="mmeshek" w:date="2017-09-26T08:49:00Z">
        <w:r w:rsidR="00F66235">
          <w:t>S</w:t>
        </w:r>
      </w:ins>
      <w:r>
        <w:t xml:space="preserve">erving TSV </w:t>
      </w:r>
      <w:del w:id="1263" w:author="mmeshek" w:date="2017-09-26T08:49:00Z">
        <w:r w:rsidDel="00F66235">
          <w:delText>f</w:delText>
        </w:r>
      </w:del>
      <w:ins w:id="1264" w:author="mmeshek" w:date="2017-09-26T08:49:00Z">
        <w:r w:rsidR="00F66235">
          <w:t>F</w:t>
        </w:r>
      </w:ins>
      <w:r>
        <w:t>iles</w:t>
      </w:r>
      <w:bookmarkEnd w:id="1256"/>
      <w:del w:id="1265" w:author="mmeshek" w:date="2017-09-26T08:49:00Z">
        <w:r w:rsidDel="00F66235">
          <w:delText>.</w:delText>
        </w:r>
      </w:del>
    </w:p>
    <w:tbl>
      <w:tblPr>
        <w:tblW w:w="0" w:type="pct"/>
        <w:jc w:val="center"/>
        <w:tblLook w:val="07E0" w:firstRow="1" w:lastRow="1" w:firstColumn="1" w:lastColumn="1" w:noHBand="1" w:noVBand="1"/>
        <w:tblPrChange w:id="1266" w:author="mmeshek" w:date="2017-09-26T08:49:00Z">
          <w:tblPr>
            <w:tblW w:w="0" w:type="pct"/>
            <w:tblLook w:val="07E0" w:firstRow="1" w:lastRow="1" w:firstColumn="1" w:lastColumn="1" w:noHBand="1" w:noVBand="1"/>
          </w:tblPr>
        </w:tblPrChange>
      </w:tblPr>
      <w:tblGrid>
        <w:gridCol w:w="3973"/>
        <w:gridCol w:w="4403"/>
        <w:tblGridChange w:id="1267">
          <w:tblGrid>
            <w:gridCol w:w="1358"/>
            <w:gridCol w:w="4403"/>
          </w:tblGrid>
        </w:tblGridChange>
      </w:tblGrid>
      <w:tr w:rsidR="009F2112" w14:paraId="05E5CFD1" w14:textId="77777777" w:rsidTr="00F66235">
        <w:trPr>
          <w:jc w:val="center"/>
        </w:trPr>
        <w:tc>
          <w:tcPr>
            <w:tcW w:w="0" w:type="auto"/>
            <w:tcBorders>
              <w:bottom w:val="single" w:sz="0" w:space="0" w:color="auto"/>
            </w:tcBorders>
            <w:vAlign w:val="bottom"/>
            <w:tcPrChange w:id="1268" w:author="mmeshek" w:date="2017-09-26T08:49:00Z">
              <w:tcPr>
                <w:tcW w:w="0" w:type="auto"/>
                <w:tcBorders>
                  <w:bottom w:val="single" w:sz="0" w:space="0" w:color="auto"/>
                </w:tcBorders>
                <w:vAlign w:val="bottom"/>
              </w:tcPr>
            </w:tcPrChange>
          </w:tcPr>
          <w:p w14:paraId="4F20D381" w14:textId="77777777" w:rsidR="009F2112" w:rsidRDefault="005942DF">
            <w:pPr>
              <w:pStyle w:val="Compact"/>
            </w:pPr>
            <w:r>
              <w:t>Parameter</w:t>
            </w:r>
          </w:p>
        </w:tc>
        <w:tc>
          <w:tcPr>
            <w:tcW w:w="0" w:type="auto"/>
            <w:tcBorders>
              <w:bottom w:val="single" w:sz="0" w:space="0" w:color="auto"/>
            </w:tcBorders>
            <w:vAlign w:val="bottom"/>
            <w:tcPrChange w:id="1269" w:author="mmeshek" w:date="2017-09-26T08:49:00Z">
              <w:tcPr>
                <w:tcW w:w="0" w:type="auto"/>
                <w:tcBorders>
                  <w:bottom w:val="single" w:sz="0" w:space="0" w:color="auto"/>
                </w:tcBorders>
                <w:vAlign w:val="bottom"/>
              </w:tcPr>
            </w:tcPrChange>
          </w:tcPr>
          <w:p w14:paraId="395ED388" w14:textId="77777777" w:rsidR="009F2112" w:rsidRDefault="005942DF">
            <w:pPr>
              <w:pStyle w:val="Compact"/>
            </w:pPr>
            <w:r>
              <w:t>Description</w:t>
            </w:r>
          </w:p>
        </w:tc>
      </w:tr>
      <w:tr w:rsidR="009F2112" w14:paraId="4F03CCF3" w14:textId="77777777" w:rsidTr="00F66235">
        <w:trPr>
          <w:jc w:val="center"/>
        </w:trPr>
        <w:tc>
          <w:tcPr>
            <w:tcW w:w="0" w:type="auto"/>
            <w:tcPrChange w:id="1270" w:author="mmeshek" w:date="2017-09-26T08:49:00Z">
              <w:tcPr>
                <w:tcW w:w="0" w:type="auto"/>
              </w:tcPr>
            </w:tcPrChange>
          </w:tcPr>
          <w:p w14:paraId="5C623C5F" w14:textId="77777777" w:rsidR="009F2112" w:rsidRDefault="005942DF">
            <w:pPr>
              <w:pStyle w:val="Compact"/>
            </w:pPr>
            <w:r>
              <w:t>host</w:t>
            </w:r>
          </w:p>
        </w:tc>
        <w:tc>
          <w:tcPr>
            <w:tcW w:w="0" w:type="auto"/>
            <w:tcPrChange w:id="1271" w:author="mmeshek" w:date="2017-09-26T08:49:00Z">
              <w:tcPr>
                <w:tcW w:w="0" w:type="auto"/>
              </w:tcPr>
            </w:tcPrChange>
          </w:tcPr>
          <w:p w14:paraId="3FB2F23C" w14:textId="77777777" w:rsidR="009F2112" w:rsidRDefault="005942DF">
            <w:pPr>
              <w:pStyle w:val="Compact"/>
            </w:pPr>
            <w:r>
              <w:t>host address to which to bind the service</w:t>
            </w:r>
          </w:p>
        </w:tc>
      </w:tr>
      <w:tr w:rsidR="009F2112" w14:paraId="7FE3AA66" w14:textId="77777777" w:rsidTr="00F66235">
        <w:trPr>
          <w:jc w:val="center"/>
        </w:trPr>
        <w:tc>
          <w:tcPr>
            <w:tcW w:w="0" w:type="auto"/>
            <w:tcPrChange w:id="1272" w:author="mmeshek" w:date="2017-09-26T08:49:00Z">
              <w:tcPr>
                <w:tcW w:w="0" w:type="auto"/>
              </w:tcPr>
            </w:tcPrChange>
          </w:tcPr>
          <w:p w14:paraId="5FDA685B" w14:textId="77777777" w:rsidR="009F2112" w:rsidRDefault="005942DF">
            <w:pPr>
              <w:pStyle w:val="Compact"/>
            </w:pPr>
            <w:r>
              <w:t>port</w:t>
            </w:r>
          </w:p>
        </w:tc>
        <w:tc>
          <w:tcPr>
            <w:tcW w:w="0" w:type="auto"/>
            <w:tcPrChange w:id="1273" w:author="mmeshek" w:date="2017-09-26T08:49:00Z">
              <w:tcPr>
                <w:tcW w:w="0" w:type="auto"/>
              </w:tcPr>
            </w:tcPrChange>
          </w:tcPr>
          <w:p w14:paraId="58E26258" w14:textId="77777777" w:rsidR="009F2112" w:rsidRDefault="005942DF">
            <w:pPr>
              <w:pStyle w:val="Compact"/>
            </w:pPr>
            <w:r>
              <w:t>port to which to bind the service</w:t>
            </w:r>
          </w:p>
        </w:tc>
      </w:tr>
      <w:tr w:rsidR="009F2112" w14:paraId="0777783B" w14:textId="77777777" w:rsidTr="00F66235">
        <w:trPr>
          <w:jc w:val="center"/>
        </w:trPr>
        <w:tc>
          <w:tcPr>
            <w:tcW w:w="0" w:type="auto"/>
            <w:tcPrChange w:id="1274" w:author="mmeshek" w:date="2017-09-26T08:49:00Z">
              <w:tcPr>
                <w:tcW w:w="0" w:type="auto"/>
              </w:tcPr>
            </w:tcPrChange>
          </w:tcPr>
          <w:p w14:paraId="5C0D027D" w14:textId="77777777" w:rsidR="009F2112" w:rsidRDefault="005942DF">
            <w:pPr>
              <w:pStyle w:val="Compact"/>
            </w:pPr>
            <w:r>
              <w:t>directory</w:t>
            </w:r>
          </w:p>
        </w:tc>
        <w:tc>
          <w:tcPr>
            <w:tcW w:w="0" w:type="auto"/>
            <w:tcPrChange w:id="1275" w:author="mmeshek" w:date="2017-09-26T08:49:00Z">
              <w:tcPr>
                <w:tcW w:w="0" w:type="auto"/>
              </w:tcPr>
            </w:tcPrChange>
          </w:tcPr>
          <w:p w14:paraId="7A2563ED" w14:textId="77777777" w:rsidR="009F2112" w:rsidRDefault="005942DF">
            <w:pPr>
              <w:pStyle w:val="Compact"/>
            </w:pPr>
            <w:r>
              <w:t>directory with TSV files to be served</w:t>
            </w:r>
          </w:p>
        </w:tc>
      </w:tr>
      <w:tr w:rsidR="009F2112" w14:paraId="65A1C792" w14:textId="77777777" w:rsidTr="00F66235">
        <w:trPr>
          <w:jc w:val="center"/>
        </w:trPr>
        <w:tc>
          <w:tcPr>
            <w:tcW w:w="0" w:type="auto"/>
            <w:tcPrChange w:id="1276" w:author="mmeshek" w:date="2017-09-26T08:49:00Z">
              <w:tcPr>
                <w:tcW w:w="0" w:type="auto"/>
              </w:tcPr>
            </w:tcPrChange>
          </w:tcPr>
          <w:p w14:paraId="0D4C301A" w14:textId="77777777" w:rsidR="009F2112" w:rsidRDefault="005942DF">
            <w:pPr>
              <w:pStyle w:val="Compact"/>
            </w:pPr>
            <w:commentRangeStart w:id="1277"/>
            <w:commentRangeStart w:id="1278"/>
            <w:del w:id="1279" w:author="mmeshek" w:date="2017-09-26T09:12:00Z">
              <w:r w:rsidDel="004043B4">
                <w:delText>peristience</w:delText>
              </w:r>
            </w:del>
            <w:ins w:id="1280" w:author="mmeshek" w:date="2017-09-26T09:12:00Z">
              <w:r w:rsidR="004043B4">
                <w:t>persistence</w:t>
              </w:r>
            </w:ins>
            <w:commentRangeEnd w:id="1277"/>
            <w:ins w:id="1281" w:author="mmeshek" w:date="2017-09-26T09:17:00Z">
              <w:r w:rsidR="00081D3E">
                <w:rPr>
                  <w:rStyle w:val="CommentReference"/>
                </w:rPr>
                <w:commentReference w:id="1277"/>
              </w:r>
            </w:ins>
            <w:commentRangeEnd w:id="1278"/>
            <w:r w:rsidR="004609AA">
              <w:rPr>
                <w:rStyle w:val="CommentReference"/>
              </w:rPr>
              <w:commentReference w:id="1278"/>
            </w:r>
          </w:p>
        </w:tc>
        <w:tc>
          <w:tcPr>
            <w:tcW w:w="0" w:type="auto"/>
            <w:tcPrChange w:id="1282" w:author="mmeshek" w:date="2017-09-26T08:49:00Z">
              <w:tcPr>
                <w:tcW w:w="0" w:type="auto"/>
              </w:tcPr>
            </w:tcPrChange>
          </w:tcPr>
          <w:p w14:paraId="3EDDFF8E" w14:textId="77777777" w:rsidR="009F2112" w:rsidRDefault="005942DF">
            <w:pPr>
              <w:pStyle w:val="Compact"/>
            </w:pPr>
            <w:r>
              <w:t>filename for bookmark data</w:t>
            </w:r>
          </w:p>
        </w:tc>
      </w:tr>
      <w:tr w:rsidR="009F2112" w14:paraId="4027623F" w14:textId="77777777" w:rsidTr="00F66235">
        <w:trPr>
          <w:jc w:val="center"/>
        </w:trPr>
        <w:tc>
          <w:tcPr>
            <w:tcW w:w="0" w:type="auto"/>
            <w:tcPrChange w:id="1283" w:author="mmeshek" w:date="2017-09-26T08:49:00Z">
              <w:tcPr>
                <w:tcW w:w="0" w:type="auto"/>
              </w:tcPr>
            </w:tcPrChange>
          </w:tcPr>
          <w:p w14:paraId="0A7215D7" w14:textId="77777777" w:rsidR="009F2112" w:rsidRDefault="005942DF">
            <w:pPr>
              <w:pStyle w:val="Compact"/>
            </w:pPr>
            <w:r>
              <w:t>chunkSize</w:t>
            </w:r>
          </w:p>
        </w:tc>
        <w:tc>
          <w:tcPr>
            <w:tcW w:w="0" w:type="auto"/>
            <w:tcPrChange w:id="1284" w:author="mmeshek" w:date="2017-09-26T08:49:00Z">
              <w:tcPr>
                <w:tcW w:w="0" w:type="auto"/>
              </w:tcPr>
            </w:tcPrChange>
          </w:tcPr>
          <w:p w14:paraId="55BC9EDD" w14:textId="77777777" w:rsidR="009F2112" w:rsidRDefault="005942DF">
            <w:pPr>
              <w:pStyle w:val="Compact"/>
            </w:pPr>
            <w:r>
              <w:t>number of records return in each chunk</w:t>
            </w:r>
          </w:p>
        </w:tc>
      </w:tr>
    </w:tbl>
    <w:p w14:paraId="41F0DC2F" w14:textId="77777777" w:rsidR="0096262A" w:rsidRDefault="0096262A">
      <w:pPr>
        <w:pStyle w:val="NRELBodyText"/>
        <w:rPr>
          <w:ins w:id="1285" w:author="mmeshek" w:date="2017-10-19T14:28:00Z"/>
        </w:rPr>
        <w:pPrChange w:id="1286" w:author="mmeshek" w:date="2017-10-19T14:29:00Z">
          <w:pPr>
            <w:pStyle w:val="Heading4"/>
          </w:pPr>
        </w:pPrChange>
      </w:pPr>
      <w:bookmarkStart w:id="1287" w:name="database-queries"/>
      <w:bookmarkEnd w:id="1287"/>
    </w:p>
    <w:p w14:paraId="503BD3FC" w14:textId="77777777" w:rsidR="009F2112" w:rsidRDefault="005942DF">
      <w:pPr>
        <w:pStyle w:val="NRELHead04"/>
        <w:pPrChange w:id="1288" w:author="mmeshek" w:date="2017-09-26T08:22:00Z">
          <w:pPr>
            <w:pStyle w:val="Heading4"/>
          </w:pPr>
        </w:pPrChange>
      </w:pPr>
      <w:r>
        <w:t>Database Queries</w:t>
      </w:r>
    </w:p>
    <w:p w14:paraId="22404D61" w14:textId="77777777" w:rsidR="009F2112" w:rsidRDefault="005942DF">
      <w:pPr>
        <w:pStyle w:val="NRELBodyText"/>
        <w:pPrChange w:id="1289" w:author="mmeshek" w:date="2017-09-26T08:23:00Z">
          <w:pPr>
            <w:pStyle w:val="FirstParagraph"/>
          </w:pPr>
        </w:pPrChange>
      </w:pPr>
      <w:r>
        <w:t>The Records API servers have been implemented for the most common database back</w:t>
      </w:r>
      <w:ins w:id="1290" w:author="mmeshek" w:date="2017-09-26T09:12:00Z">
        <w:r w:rsidR="004043B4">
          <w:t xml:space="preserve"> </w:t>
        </w:r>
      </w:ins>
      <w:r>
        <w:t>ends. Each server takes a single command-line argument specifying a YAML (Oren Ben-Kiki, Clark Evans, Ingy döt Net 2017) configuration file with the paramete</w:t>
      </w:r>
      <w:ins w:id="1291" w:author="mmeshek" w:date="2017-09-26T08:49:00Z">
        <w:r w:rsidR="00F66235">
          <w:t>r</w:t>
        </w:r>
      </w:ins>
      <w:r>
        <w:t>s in the table below.</w:t>
      </w:r>
    </w:p>
    <w:p w14:paraId="17E54C1F" w14:textId="77777777" w:rsidR="009F2112" w:rsidRDefault="005942DF">
      <w:pPr>
        <w:pStyle w:val="NRELTableCaption"/>
        <w:pPrChange w:id="1292" w:author="mmeshek" w:date="2017-09-26T08:19:00Z">
          <w:pPr>
            <w:pStyle w:val="TableCaption"/>
          </w:pPr>
        </w:pPrChange>
      </w:pPr>
      <w:bookmarkStart w:id="1293" w:name="_Toc494179154"/>
      <w:r>
        <w:t xml:space="preserve">Parameters for </w:t>
      </w:r>
      <w:del w:id="1294" w:author="mmeshek" w:date="2017-09-26T08:49:00Z">
        <w:r w:rsidDel="00F66235">
          <w:delText>d</w:delText>
        </w:r>
      </w:del>
      <w:ins w:id="1295" w:author="mmeshek" w:date="2017-09-26T08:49:00Z">
        <w:r w:rsidR="00F66235">
          <w:t>D</w:t>
        </w:r>
      </w:ins>
      <w:r>
        <w:t xml:space="preserve">atabase </w:t>
      </w:r>
      <w:del w:id="1296" w:author="mmeshek" w:date="2017-09-26T08:49:00Z">
        <w:r w:rsidDel="00F66235">
          <w:delText>b</w:delText>
        </w:r>
      </w:del>
      <w:ins w:id="1297" w:author="mmeshek" w:date="2017-09-26T08:49:00Z">
        <w:r w:rsidR="00F66235">
          <w:t>B</w:t>
        </w:r>
      </w:ins>
      <w:r>
        <w:t>ack</w:t>
      </w:r>
      <w:del w:id="1298" w:author="mmeshek" w:date="2017-09-26T09:12:00Z">
        <w:r w:rsidDel="004043B4">
          <w:delText>e</w:delText>
        </w:r>
      </w:del>
      <w:ins w:id="1299" w:author="mmeshek" w:date="2017-09-26T09:12:00Z">
        <w:r w:rsidR="004043B4">
          <w:t xml:space="preserve"> E</w:t>
        </w:r>
      </w:ins>
      <w:r>
        <w:t xml:space="preserve">nds </w:t>
      </w:r>
      <w:del w:id="1300" w:author="mmeshek" w:date="2017-09-26T08:49:00Z">
        <w:r w:rsidDel="00F66235">
          <w:delText>s</w:delText>
        </w:r>
      </w:del>
      <w:ins w:id="1301" w:author="mmeshek" w:date="2017-09-26T08:49:00Z">
        <w:r w:rsidR="00F66235">
          <w:t>S</w:t>
        </w:r>
      </w:ins>
      <w:r>
        <w:t>erving the Records API</w:t>
      </w:r>
      <w:bookmarkEnd w:id="1293"/>
      <w:del w:id="1302" w:author="mmeshek" w:date="2017-09-26T08:49:00Z">
        <w:r w:rsidDel="00F66235">
          <w:delText>.</w:delText>
        </w:r>
      </w:del>
    </w:p>
    <w:tbl>
      <w:tblPr>
        <w:tblW w:w="5000" w:type="pct"/>
        <w:tblLayout w:type="fixed"/>
        <w:tblLook w:val="07E0" w:firstRow="1" w:lastRow="1" w:firstColumn="1" w:lastColumn="1" w:noHBand="1" w:noVBand="1"/>
        <w:tblPrChange w:id="1303" w:author="mmeshek" w:date="2017-10-19T14:30:00Z">
          <w:tblPr>
            <w:tblW w:w="5000" w:type="pct"/>
            <w:tblLayout w:type="fixed"/>
            <w:tblLook w:val="07E0" w:firstRow="1" w:lastRow="1" w:firstColumn="1" w:lastColumn="1" w:noHBand="1" w:noVBand="1"/>
          </w:tblPr>
        </w:tblPrChange>
      </w:tblPr>
      <w:tblGrid>
        <w:gridCol w:w="1458"/>
        <w:gridCol w:w="2523"/>
        <w:gridCol w:w="1399"/>
        <w:gridCol w:w="1398"/>
        <w:gridCol w:w="1398"/>
        <w:gridCol w:w="1400"/>
        <w:tblGridChange w:id="1304">
          <w:tblGrid>
            <w:gridCol w:w="1458"/>
            <w:gridCol w:w="2654"/>
            <w:gridCol w:w="1489"/>
            <w:gridCol w:w="1325"/>
            <w:gridCol w:w="1325"/>
            <w:gridCol w:w="1325"/>
          </w:tblGrid>
        </w:tblGridChange>
      </w:tblGrid>
      <w:tr w:rsidR="00744A52" w14:paraId="6120066C" w14:textId="77777777" w:rsidTr="0096262A">
        <w:trPr>
          <w:tblHeader/>
        </w:trPr>
        <w:tc>
          <w:tcPr>
            <w:tcW w:w="761" w:type="pct"/>
            <w:tcBorders>
              <w:bottom w:val="single" w:sz="0" w:space="0" w:color="auto"/>
            </w:tcBorders>
            <w:vAlign w:val="bottom"/>
            <w:tcPrChange w:id="1305" w:author="mmeshek" w:date="2017-10-19T14:30:00Z">
              <w:tcPr>
                <w:tcW w:w="761" w:type="pct"/>
                <w:tcBorders>
                  <w:bottom w:val="single" w:sz="0" w:space="0" w:color="auto"/>
                </w:tcBorders>
                <w:vAlign w:val="bottom"/>
              </w:tcPr>
            </w:tcPrChange>
          </w:tcPr>
          <w:p w14:paraId="52A5F87C" w14:textId="77777777" w:rsidR="009F2112" w:rsidRDefault="005942DF">
            <w:pPr>
              <w:pStyle w:val="Compact"/>
            </w:pPr>
            <w:r>
              <w:t>Parameter</w:t>
            </w:r>
          </w:p>
        </w:tc>
        <w:tc>
          <w:tcPr>
            <w:tcW w:w="1316" w:type="pct"/>
            <w:tcBorders>
              <w:bottom w:val="single" w:sz="0" w:space="0" w:color="auto"/>
            </w:tcBorders>
            <w:vAlign w:val="bottom"/>
            <w:tcPrChange w:id="1306" w:author="mmeshek" w:date="2017-10-19T14:30:00Z">
              <w:tcPr>
                <w:tcW w:w="1385" w:type="pct"/>
                <w:tcBorders>
                  <w:bottom w:val="single" w:sz="0" w:space="0" w:color="auto"/>
                </w:tcBorders>
                <w:vAlign w:val="bottom"/>
              </w:tcPr>
            </w:tcPrChange>
          </w:tcPr>
          <w:p w14:paraId="443A81DE" w14:textId="77777777" w:rsidR="009F2112" w:rsidRDefault="005942DF">
            <w:pPr>
              <w:pStyle w:val="Compact"/>
            </w:pPr>
            <w:r>
              <w:t>Description</w:t>
            </w:r>
          </w:p>
        </w:tc>
        <w:tc>
          <w:tcPr>
            <w:tcW w:w="730" w:type="pct"/>
            <w:tcBorders>
              <w:bottom w:val="single" w:sz="0" w:space="0" w:color="auto"/>
            </w:tcBorders>
            <w:vAlign w:val="bottom"/>
            <w:tcPrChange w:id="1307" w:author="mmeshek" w:date="2017-10-19T14:30:00Z">
              <w:tcPr>
                <w:tcW w:w="777" w:type="pct"/>
                <w:tcBorders>
                  <w:bottom w:val="single" w:sz="0" w:space="0" w:color="auto"/>
                </w:tcBorders>
                <w:vAlign w:val="bottom"/>
              </w:tcPr>
            </w:tcPrChange>
          </w:tcPr>
          <w:p w14:paraId="1394ECCE" w14:textId="77777777" w:rsidR="009F2112" w:rsidRDefault="005942DF">
            <w:pPr>
              <w:pStyle w:val="Compact"/>
            </w:pPr>
            <w:r>
              <w:t>PostgreSQL</w:t>
            </w:r>
          </w:p>
        </w:tc>
        <w:tc>
          <w:tcPr>
            <w:tcW w:w="730" w:type="pct"/>
            <w:tcBorders>
              <w:bottom w:val="single" w:sz="0" w:space="0" w:color="auto"/>
            </w:tcBorders>
            <w:vAlign w:val="bottom"/>
            <w:tcPrChange w:id="1308" w:author="mmeshek" w:date="2017-10-19T14:30:00Z">
              <w:tcPr>
                <w:tcW w:w="692" w:type="pct"/>
                <w:tcBorders>
                  <w:bottom w:val="single" w:sz="0" w:space="0" w:color="auto"/>
                </w:tcBorders>
                <w:vAlign w:val="bottom"/>
              </w:tcPr>
            </w:tcPrChange>
          </w:tcPr>
          <w:p w14:paraId="534D556E" w14:textId="77777777" w:rsidR="009F2112" w:rsidRDefault="005942DF">
            <w:pPr>
              <w:pStyle w:val="Compact"/>
            </w:pPr>
            <w:r>
              <w:t>MySQL</w:t>
            </w:r>
          </w:p>
        </w:tc>
        <w:tc>
          <w:tcPr>
            <w:tcW w:w="730" w:type="pct"/>
            <w:tcBorders>
              <w:bottom w:val="single" w:sz="0" w:space="0" w:color="auto"/>
            </w:tcBorders>
            <w:vAlign w:val="bottom"/>
            <w:tcPrChange w:id="1309" w:author="mmeshek" w:date="2017-10-19T14:30:00Z">
              <w:tcPr>
                <w:tcW w:w="692" w:type="pct"/>
                <w:tcBorders>
                  <w:bottom w:val="single" w:sz="0" w:space="0" w:color="auto"/>
                </w:tcBorders>
                <w:vAlign w:val="bottom"/>
              </w:tcPr>
            </w:tcPrChange>
          </w:tcPr>
          <w:p w14:paraId="58D33872" w14:textId="77777777" w:rsidR="009F2112" w:rsidRDefault="005942DF">
            <w:pPr>
              <w:pStyle w:val="Compact"/>
            </w:pPr>
            <w:r>
              <w:t>SQLite3</w:t>
            </w:r>
          </w:p>
        </w:tc>
        <w:tc>
          <w:tcPr>
            <w:tcW w:w="731" w:type="pct"/>
            <w:tcBorders>
              <w:bottom w:val="single" w:sz="0" w:space="0" w:color="auto"/>
            </w:tcBorders>
            <w:vAlign w:val="bottom"/>
            <w:tcPrChange w:id="1310" w:author="mmeshek" w:date="2017-10-19T14:30:00Z">
              <w:tcPr>
                <w:tcW w:w="692" w:type="pct"/>
                <w:tcBorders>
                  <w:bottom w:val="single" w:sz="0" w:space="0" w:color="auto"/>
                </w:tcBorders>
                <w:vAlign w:val="bottom"/>
              </w:tcPr>
            </w:tcPrChange>
          </w:tcPr>
          <w:p w14:paraId="3A29654D" w14:textId="77777777" w:rsidR="009F2112" w:rsidRDefault="005942DF">
            <w:pPr>
              <w:pStyle w:val="Compact"/>
            </w:pPr>
            <w:r>
              <w:t>ODBC</w:t>
            </w:r>
          </w:p>
        </w:tc>
      </w:tr>
      <w:tr w:rsidR="00744A52" w14:paraId="243C613C" w14:textId="77777777" w:rsidTr="0096262A">
        <w:tc>
          <w:tcPr>
            <w:tcW w:w="761" w:type="pct"/>
            <w:tcPrChange w:id="1311" w:author="mmeshek" w:date="2017-10-19T14:30:00Z">
              <w:tcPr>
                <w:tcW w:w="761" w:type="pct"/>
              </w:tcPr>
            </w:tcPrChange>
          </w:tcPr>
          <w:p w14:paraId="24A35A11" w14:textId="77777777" w:rsidR="009F2112" w:rsidRDefault="005942DF">
            <w:pPr>
              <w:pStyle w:val="Compact"/>
            </w:pPr>
            <w:r>
              <w:t>host</w:t>
            </w:r>
          </w:p>
        </w:tc>
        <w:tc>
          <w:tcPr>
            <w:tcW w:w="1316" w:type="pct"/>
            <w:tcPrChange w:id="1312" w:author="mmeshek" w:date="2017-10-19T14:30:00Z">
              <w:tcPr>
                <w:tcW w:w="1385" w:type="pct"/>
              </w:tcPr>
            </w:tcPrChange>
          </w:tcPr>
          <w:p w14:paraId="29C3092E" w14:textId="77777777" w:rsidR="009F2112" w:rsidRDefault="005942DF">
            <w:pPr>
              <w:pStyle w:val="Compact"/>
            </w:pPr>
            <w:r>
              <w:t>host address to which to bind the service</w:t>
            </w:r>
          </w:p>
        </w:tc>
        <w:tc>
          <w:tcPr>
            <w:tcW w:w="730" w:type="pct"/>
            <w:tcPrChange w:id="1313" w:author="mmeshek" w:date="2017-10-19T14:30:00Z">
              <w:tcPr>
                <w:tcW w:w="777" w:type="pct"/>
              </w:tcPr>
            </w:tcPrChange>
          </w:tcPr>
          <w:p w14:paraId="3A43FCBB" w14:textId="77777777" w:rsidR="009F2112" w:rsidRDefault="005942DF">
            <w:pPr>
              <w:pStyle w:val="Compact"/>
            </w:pPr>
            <w:r>
              <w:t>required</w:t>
            </w:r>
          </w:p>
        </w:tc>
        <w:tc>
          <w:tcPr>
            <w:tcW w:w="730" w:type="pct"/>
            <w:tcPrChange w:id="1314" w:author="mmeshek" w:date="2017-10-19T14:30:00Z">
              <w:tcPr>
                <w:tcW w:w="692" w:type="pct"/>
              </w:tcPr>
            </w:tcPrChange>
          </w:tcPr>
          <w:p w14:paraId="5D4375A9" w14:textId="77777777" w:rsidR="009F2112" w:rsidRDefault="005942DF">
            <w:pPr>
              <w:pStyle w:val="Compact"/>
            </w:pPr>
            <w:r>
              <w:t>required</w:t>
            </w:r>
          </w:p>
        </w:tc>
        <w:tc>
          <w:tcPr>
            <w:tcW w:w="730" w:type="pct"/>
            <w:tcPrChange w:id="1315" w:author="mmeshek" w:date="2017-10-19T14:30:00Z">
              <w:tcPr>
                <w:tcW w:w="692" w:type="pct"/>
              </w:tcPr>
            </w:tcPrChange>
          </w:tcPr>
          <w:p w14:paraId="0005CB89" w14:textId="77777777" w:rsidR="009F2112" w:rsidRDefault="005942DF">
            <w:pPr>
              <w:pStyle w:val="Compact"/>
            </w:pPr>
            <w:r>
              <w:t>required</w:t>
            </w:r>
          </w:p>
        </w:tc>
        <w:tc>
          <w:tcPr>
            <w:tcW w:w="731" w:type="pct"/>
            <w:tcPrChange w:id="1316" w:author="mmeshek" w:date="2017-10-19T14:30:00Z">
              <w:tcPr>
                <w:tcW w:w="692" w:type="pct"/>
              </w:tcPr>
            </w:tcPrChange>
          </w:tcPr>
          <w:p w14:paraId="795DF2E6" w14:textId="77777777" w:rsidR="009F2112" w:rsidRDefault="005942DF">
            <w:pPr>
              <w:pStyle w:val="Compact"/>
            </w:pPr>
            <w:r>
              <w:t>required</w:t>
            </w:r>
          </w:p>
        </w:tc>
      </w:tr>
      <w:tr w:rsidR="00744A52" w14:paraId="47B4FE0D" w14:textId="77777777" w:rsidTr="0096262A">
        <w:tc>
          <w:tcPr>
            <w:tcW w:w="761" w:type="pct"/>
            <w:tcPrChange w:id="1317" w:author="mmeshek" w:date="2017-10-19T14:30:00Z">
              <w:tcPr>
                <w:tcW w:w="761" w:type="pct"/>
              </w:tcPr>
            </w:tcPrChange>
          </w:tcPr>
          <w:p w14:paraId="3B6B0FFE" w14:textId="77777777" w:rsidR="009F2112" w:rsidRDefault="005942DF">
            <w:pPr>
              <w:pStyle w:val="Compact"/>
            </w:pPr>
            <w:r>
              <w:t>port</w:t>
            </w:r>
          </w:p>
        </w:tc>
        <w:tc>
          <w:tcPr>
            <w:tcW w:w="1316" w:type="pct"/>
            <w:tcPrChange w:id="1318" w:author="mmeshek" w:date="2017-10-19T14:30:00Z">
              <w:tcPr>
                <w:tcW w:w="1385" w:type="pct"/>
              </w:tcPr>
            </w:tcPrChange>
          </w:tcPr>
          <w:p w14:paraId="15514AE8" w14:textId="77777777" w:rsidR="009F2112" w:rsidRDefault="005942DF">
            <w:pPr>
              <w:pStyle w:val="Compact"/>
            </w:pPr>
            <w:r>
              <w:t>port to which to bind the service</w:t>
            </w:r>
          </w:p>
        </w:tc>
        <w:tc>
          <w:tcPr>
            <w:tcW w:w="730" w:type="pct"/>
            <w:tcPrChange w:id="1319" w:author="mmeshek" w:date="2017-10-19T14:30:00Z">
              <w:tcPr>
                <w:tcW w:w="777" w:type="pct"/>
              </w:tcPr>
            </w:tcPrChange>
          </w:tcPr>
          <w:p w14:paraId="6AB372A2" w14:textId="77777777" w:rsidR="009F2112" w:rsidRDefault="005942DF">
            <w:pPr>
              <w:pStyle w:val="Compact"/>
            </w:pPr>
            <w:r>
              <w:t>required</w:t>
            </w:r>
          </w:p>
        </w:tc>
        <w:tc>
          <w:tcPr>
            <w:tcW w:w="730" w:type="pct"/>
            <w:tcPrChange w:id="1320" w:author="mmeshek" w:date="2017-10-19T14:30:00Z">
              <w:tcPr>
                <w:tcW w:w="692" w:type="pct"/>
              </w:tcPr>
            </w:tcPrChange>
          </w:tcPr>
          <w:p w14:paraId="01418E37" w14:textId="77777777" w:rsidR="009F2112" w:rsidRDefault="005942DF">
            <w:pPr>
              <w:pStyle w:val="Compact"/>
            </w:pPr>
            <w:r>
              <w:t>required</w:t>
            </w:r>
          </w:p>
        </w:tc>
        <w:tc>
          <w:tcPr>
            <w:tcW w:w="730" w:type="pct"/>
            <w:tcPrChange w:id="1321" w:author="mmeshek" w:date="2017-10-19T14:30:00Z">
              <w:tcPr>
                <w:tcW w:w="692" w:type="pct"/>
              </w:tcPr>
            </w:tcPrChange>
          </w:tcPr>
          <w:p w14:paraId="4AF993E5" w14:textId="77777777" w:rsidR="009F2112" w:rsidRDefault="005942DF">
            <w:pPr>
              <w:pStyle w:val="Compact"/>
            </w:pPr>
            <w:r>
              <w:t>required</w:t>
            </w:r>
          </w:p>
        </w:tc>
        <w:tc>
          <w:tcPr>
            <w:tcW w:w="731" w:type="pct"/>
            <w:tcPrChange w:id="1322" w:author="mmeshek" w:date="2017-10-19T14:30:00Z">
              <w:tcPr>
                <w:tcW w:w="692" w:type="pct"/>
              </w:tcPr>
            </w:tcPrChange>
          </w:tcPr>
          <w:p w14:paraId="63AB8FB5" w14:textId="77777777" w:rsidR="009F2112" w:rsidRDefault="005942DF">
            <w:pPr>
              <w:pStyle w:val="Compact"/>
            </w:pPr>
            <w:r>
              <w:t>required</w:t>
            </w:r>
          </w:p>
        </w:tc>
      </w:tr>
      <w:tr w:rsidR="00744A52" w14:paraId="060EE0F6" w14:textId="77777777" w:rsidTr="0096262A">
        <w:tc>
          <w:tcPr>
            <w:tcW w:w="761" w:type="pct"/>
            <w:tcPrChange w:id="1323" w:author="mmeshek" w:date="2017-10-19T14:30:00Z">
              <w:tcPr>
                <w:tcW w:w="761" w:type="pct"/>
              </w:tcPr>
            </w:tcPrChange>
          </w:tcPr>
          <w:p w14:paraId="058316C3" w14:textId="77777777" w:rsidR="009F2112" w:rsidRDefault="005942DF">
            <w:pPr>
              <w:pStyle w:val="Compact"/>
            </w:pPr>
            <w:r>
              <w:t>directory</w:t>
            </w:r>
          </w:p>
        </w:tc>
        <w:tc>
          <w:tcPr>
            <w:tcW w:w="1316" w:type="pct"/>
            <w:tcPrChange w:id="1324" w:author="mmeshek" w:date="2017-10-19T14:30:00Z">
              <w:tcPr>
                <w:tcW w:w="1385" w:type="pct"/>
              </w:tcPr>
            </w:tcPrChange>
          </w:tcPr>
          <w:p w14:paraId="110CE8BF" w14:textId="77777777" w:rsidR="009F2112" w:rsidRDefault="005942DF">
            <w:pPr>
              <w:pStyle w:val="Compact"/>
            </w:pPr>
            <w:r>
              <w:t>directory with queries to be served</w:t>
            </w:r>
          </w:p>
        </w:tc>
        <w:tc>
          <w:tcPr>
            <w:tcW w:w="730" w:type="pct"/>
            <w:tcPrChange w:id="1325" w:author="mmeshek" w:date="2017-10-19T14:30:00Z">
              <w:tcPr>
                <w:tcW w:w="777" w:type="pct"/>
              </w:tcPr>
            </w:tcPrChange>
          </w:tcPr>
          <w:p w14:paraId="374999D0" w14:textId="77777777" w:rsidR="009F2112" w:rsidRDefault="005942DF">
            <w:pPr>
              <w:pStyle w:val="Compact"/>
            </w:pPr>
            <w:r>
              <w:t>required</w:t>
            </w:r>
          </w:p>
        </w:tc>
        <w:tc>
          <w:tcPr>
            <w:tcW w:w="730" w:type="pct"/>
            <w:tcPrChange w:id="1326" w:author="mmeshek" w:date="2017-10-19T14:30:00Z">
              <w:tcPr>
                <w:tcW w:w="692" w:type="pct"/>
              </w:tcPr>
            </w:tcPrChange>
          </w:tcPr>
          <w:p w14:paraId="1D9EA3C5" w14:textId="77777777" w:rsidR="009F2112" w:rsidRDefault="005942DF">
            <w:pPr>
              <w:pStyle w:val="Compact"/>
            </w:pPr>
            <w:r>
              <w:t>required</w:t>
            </w:r>
          </w:p>
        </w:tc>
        <w:tc>
          <w:tcPr>
            <w:tcW w:w="730" w:type="pct"/>
            <w:tcPrChange w:id="1327" w:author="mmeshek" w:date="2017-10-19T14:30:00Z">
              <w:tcPr>
                <w:tcW w:w="692" w:type="pct"/>
              </w:tcPr>
            </w:tcPrChange>
          </w:tcPr>
          <w:p w14:paraId="69FD82EC" w14:textId="77777777" w:rsidR="009F2112" w:rsidRDefault="005942DF">
            <w:pPr>
              <w:pStyle w:val="Compact"/>
            </w:pPr>
            <w:r>
              <w:t>required</w:t>
            </w:r>
          </w:p>
        </w:tc>
        <w:tc>
          <w:tcPr>
            <w:tcW w:w="731" w:type="pct"/>
            <w:tcPrChange w:id="1328" w:author="mmeshek" w:date="2017-10-19T14:30:00Z">
              <w:tcPr>
                <w:tcW w:w="692" w:type="pct"/>
              </w:tcPr>
            </w:tcPrChange>
          </w:tcPr>
          <w:p w14:paraId="3D948714" w14:textId="77777777" w:rsidR="009F2112" w:rsidRDefault="005942DF">
            <w:pPr>
              <w:pStyle w:val="Compact"/>
            </w:pPr>
            <w:r>
              <w:t>required</w:t>
            </w:r>
          </w:p>
        </w:tc>
      </w:tr>
      <w:tr w:rsidR="00744A52" w14:paraId="017AD9EE" w14:textId="77777777" w:rsidTr="0096262A">
        <w:tc>
          <w:tcPr>
            <w:tcW w:w="761" w:type="pct"/>
            <w:tcPrChange w:id="1329" w:author="mmeshek" w:date="2017-10-19T14:30:00Z">
              <w:tcPr>
                <w:tcW w:w="761" w:type="pct"/>
              </w:tcPr>
            </w:tcPrChange>
          </w:tcPr>
          <w:p w14:paraId="03D8F6EB" w14:textId="77777777" w:rsidR="009F2112" w:rsidRDefault="005942DF">
            <w:pPr>
              <w:pStyle w:val="Compact"/>
            </w:pPr>
            <w:del w:id="1330" w:author="mmeshek" w:date="2017-09-26T09:13:00Z">
              <w:r w:rsidDel="004043B4">
                <w:delText>peristience</w:delText>
              </w:r>
            </w:del>
            <w:ins w:id="1331" w:author="mmeshek" w:date="2017-09-26T09:13:00Z">
              <w:r w:rsidR="004043B4">
                <w:t>persistence</w:t>
              </w:r>
            </w:ins>
          </w:p>
        </w:tc>
        <w:tc>
          <w:tcPr>
            <w:tcW w:w="1316" w:type="pct"/>
            <w:tcPrChange w:id="1332" w:author="mmeshek" w:date="2017-10-19T14:30:00Z">
              <w:tcPr>
                <w:tcW w:w="1385" w:type="pct"/>
              </w:tcPr>
            </w:tcPrChange>
          </w:tcPr>
          <w:p w14:paraId="358535AB" w14:textId="77777777" w:rsidR="009F2112" w:rsidRDefault="005942DF">
            <w:pPr>
              <w:pStyle w:val="Compact"/>
            </w:pPr>
            <w:r>
              <w:t>filename for bookmark data</w:t>
            </w:r>
          </w:p>
        </w:tc>
        <w:tc>
          <w:tcPr>
            <w:tcW w:w="730" w:type="pct"/>
            <w:tcPrChange w:id="1333" w:author="mmeshek" w:date="2017-10-19T14:30:00Z">
              <w:tcPr>
                <w:tcW w:w="777" w:type="pct"/>
              </w:tcPr>
            </w:tcPrChange>
          </w:tcPr>
          <w:p w14:paraId="52689F9C" w14:textId="77777777" w:rsidR="009F2112" w:rsidRDefault="005942DF">
            <w:pPr>
              <w:pStyle w:val="Compact"/>
            </w:pPr>
            <w:r>
              <w:t>optional</w:t>
            </w:r>
          </w:p>
        </w:tc>
        <w:tc>
          <w:tcPr>
            <w:tcW w:w="730" w:type="pct"/>
            <w:tcPrChange w:id="1334" w:author="mmeshek" w:date="2017-10-19T14:30:00Z">
              <w:tcPr>
                <w:tcW w:w="692" w:type="pct"/>
              </w:tcPr>
            </w:tcPrChange>
          </w:tcPr>
          <w:p w14:paraId="12C0103F" w14:textId="77777777" w:rsidR="009F2112" w:rsidRDefault="005942DF">
            <w:pPr>
              <w:pStyle w:val="Compact"/>
            </w:pPr>
            <w:r>
              <w:t>optional</w:t>
            </w:r>
          </w:p>
        </w:tc>
        <w:tc>
          <w:tcPr>
            <w:tcW w:w="730" w:type="pct"/>
            <w:tcPrChange w:id="1335" w:author="mmeshek" w:date="2017-10-19T14:30:00Z">
              <w:tcPr>
                <w:tcW w:w="692" w:type="pct"/>
              </w:tcPr>
            </w:tcPrChange>
          </w:tcPr>
          <w:p w14:paraId="6D3BFBEE" w14:textId="77777777" w:rsidR="009F2112" w:rsidRDefault="005942DF">
            <w:pPr>
              <w:pStyle w:val="Compact"/>
            </w:pPr>
            <w:r>
              <w:t>optional</w:t>
            </w:r>
          </w:p>
        </w:tc>
        <w:tc>
          <w:tcPr>
            <w:tcW w:w="731" w:type="pct"/>
            <w:tcPrChange w:id="1336" w:author="mmeshek" w:date="2017-10-19T14:30:00Z">
              <w:tcPr>
                <w:tcW w:w="692" w:type="pct"/>
              </w:tcPr>
            </w:tcPrChange>
          </w:tcPr>
          <w:p w14:paraId="313CB865" w14:textId="77777777" w:rsidR="009F2112" w:rsidRDefault="005942DF">
            <w:pPr>
              <w:pStyle w:val="Compact"/>
            </w:pPr>
            <w:r>
              <w:t>optional</w:t>
            </w:r>
          </w:p>
        </w:tc>
      </w:tr>
      <w:tr w:rsidR="00744A52" w14:paraId="026F3EB0" w14:textId="77777777" w:rsidTr="0096262A">
        <w:tc>
          <w:tcPr>
            <w:tcW w:w="761" w:type="pct"/>
            <w:tcPrChange w:id="1337" w:author="mmeshek" w:date="2017-10-19T14:30:00Z">
              <w:tcPr>
                <w:tcW w:w="761" w:type="pct"/>
              </w:tcPr>
            </w:tcPrChange>
          </w:tcPr>
          <w:p w14:paraId="61072DC4" w14:textId="77777777" w:rsidR="009F2112" w:rsidRDefault="005942DF">
            <w:pPr>
              <w:pStyle w:val="Compact"/>
            </w:pPr>
            <w:r>
              <w:t>chunkSize</w:t>
            </w:r>
          </w:p>
        </w:tc>
        <w:tc>
          <w:tcPr>
            <w:tcW w:w="1316" w:type="pct"/>
            <w:tcPrChange w:id="1338" w:author="mmeshek" w:date="2017-10-19T14:30:00Z">
              <w:tcPr>
                <w:tcW w:w="1385" w:type="pct"/>
              </w:tcPr>
            </w:tcPrChange>
          </w:tcPr>
          <w:p w14:paraId="6B739BC8" w14:textId="77777777" w:rsidR="009F2112" w:rsidRDefault="005942DF">
            <w:pPr>
              <w:pStyle w:val="Compact"/>
            </w:pPr>
            <w:r>
              <w:t>number of records return in each chunk</w:t>
            </w:r>
          </w:p>
        </w:tc>
        <w:tc>
          <w:tcPr>
            <w:tcW w:w="730" w:type="pct"/>
            <w:tcPrChange w:id="1339" w:author="mmeshek" w:date="2017-10-19T14:30:00Z">
              <w:tcPr>
                <w:tcW w:w="777" w:type="pct"/>
              </w:tcPr>
            </w:tcPrChange>
          </w:tcPr>
          <w:p w14:paraId="4D2C3C52" w14:textId="77777777" w:rsidR="009F2112" w:rsidRDefault="005942DF">
            <w:pPr>
              <w:pStyle w:val="Compact"/>
            </w:pPr>
            <w:r>
              <w:t>optional</w:t>
            </w:r>
          </w:p>
        </w:tc>
        <w:tc>
          <w:tcPr>
            <w:tcW w:w="730" w:type="pct"/>
            <w:tcPrChange w:id="1340" w:author="mmeshek" w:date="2017-10-19T14:30:00Z">
              <w:tcPr>
                <w:tcW w:w="692" w:type="pct"/>
              </w:tcPr>
            </w:tcPrChange>
          </w:tcPr>
          <w:p w14:paraId="3512E896" w14:textId="77777777" w:rsidR="009F2112" w:rsidRDefault="005942DF">
            <w:pPr>
              <w:pStyle w:val="Compact"/>
            </w:pPr>
            <w:r>
              <w:t>optional</w:t>
            </w:r>
          </w:p>
        </w:tc>
        <w:tc>
          <w:tcPr>
            <w:tcW w:w="730" w:type="pct"/>
            <w:tcPrChange w:id="1341" w:author="mmeshek" w:date="2017-10-19T14:30:00Z">
              <w:tcPr>
                <w:tcW w:w="692" w:type="pct"/>
              </w:tcPr>
            </w:tcPrChange>
          </w:tcPr>
          <w:p w14:paraId="31719151" w14:textId="77777777" w:rsidR="009F2112" w:rsidRDefault="005942DF">
            <w:pPr>
              <w:pStyle w:val="Compact"/>
            </w:pPr>
            <w:r>
              <w:t>optional</w:t>
            </w:r>
          </w:p>
        </w:tc>
        <w:tc>
          <w:tcPr>
            <w:tcW w:w="731" w:type="pct"/>
            <w:tcPrChange w:id="1342" w:author="mmeshek" w:date="2017-10-19T14:30:00Z">
              <w:tcPr>
                <w:tcW w:w="692" w:type="pct"/>
              </w:tcPr>
            </w:tcPrChange>
          </w:tcPr>
          <w:p w14:paraId="6CE0AD8F" w14:textId="77777777" w:rsidR="009F2112" w:rsidRDefault="005942DF">
            <w:pPr>
              <w:pStyle w:val="Compact"/>
            </w:pPr>
            <w:r>
              <w:t>optional</w:t>
            </w:r>
          </w:p>
        </w:tc>
      </w:tr>
      <w:tr w:rsidR="00744A52" w14:paraId="16C0B9CA" w14:textId="77777777" w:rsidTr="0096262A">
        <w:tc>
          <w:tcPr>
            <w:tcW w:w="761" w:type="pct"/>
            <w:tcPrChange w:id="1343" w:author="mmeshek" w:date="2017-10-19T14:30:00Z">
              <w:tcPr>
                <w:tcW w:w="761" w:type="pct"/>
              </w:tcPr>
            </w:tcPrChange>
          </w:tcPr>
          <w:p w14:paraId="00C4A39C" w14:textId="77777777" w:rsidR="009F2112" w:rsidRDefault="005942DF">
            <w:pPr>
              <w:pStyle w:val="Compact"/>
            </w:pPr>
            <w:r>
              <w:t>database</w:t>
            </w:r>
          </w:p>
        </w:tc>
        <w:tc>
          <w:tcPr>
            <w:tcW w:w="1316" w:type="pct"/>
            <w:tcPrChange w:id="1344" w:author="mmeshek" w:date="2017-10-19T14:30:00Z">
              <w:tcPr>
                <w:tcW w:w="1385" w:type="pct"/>
              </w:tcPr>
            </w:tcPrChange>
          </w:tcPr>
          <w:p w14:paraId="12C53799" w14:textId="77777777" w:rsidR="009F2112" w:rsidRDefault="005942DF">
            <w:pPr>
              <w:pStyle w:val="Compact"/>
            </w:pPr>
            <w:r>
              <w:t>database connection information</w:t>
            </w:r>
          </w:p>
        </w:tc>
        <w:tc>
          <w:tcPr>
            <w:tcW w:w="730" w:type="pct"/>
            <w:tcPrChange w:id="1345" w:author="mmeshek" w:date="2017-10-19T14:30:00Z">
              <w:tcPr>
                <w:tcW w:w="777" w:type="pct"/>
              </w:tcPr>
            </w:tcPrChange>
          </w:tcPr>
          <w:p w14:paraId="32F29B3B" w14:textId="77777777" w:rsidR="009F2112" w:rsidRDefault="005942DF">
            <w:pPr>
              <w:pStyle w:val="Compact"/>
            </w:pPr>
            <w:r>
              <w:t>required connection string</w:t>
            </w:r>
          </w:p>
        </w:tc>
        <w:tc>
          <w:tcPr>
            <w:tcW w:w="730" w:type="pct"/>
            <w:tcPrChange w:id="1346" w:author="mmeshek" w:date="2017-10-19T14:30:00Z">
              <w:tcPr>
                <w:tcW w:w="692" w:type="pct"/>
              </w:tcPr>
            </w:tcPrChange>
          </w:tcPr>
          <w:p w14:paraId="2039E50F" w14:textId="77777777" w:rsidR="009F2112" w:rsidRDefault="005942DF">
            <w:pPr>
              <w:pStyle w:val="Compact"/>
            </w:pPr>
            <w:r>
              <w:t>required connection string</w:t>
            </w:r>
          </w:p>
        </w:tc>
        <w:tc>
          <w:tcPr>
            <w:tcW w:w="730" w:type="pct"/>
            <w:tcPrChange w:id="1347" w:author="mmeshek" w:date="2017-10-19T14:30:00Z">
              <w:tcPr>
                <w:tcW w:w="692" w:type="pct"/>
              </w:tcPr>
            </w:tcPrChange>
          </w:tcPr>
          <w:p w14:paraId="68152619" w14:textId="77777777" w:rsidR="009F2112" w:rsidRDefault="005942DF">
            <w:pPr>
              <w:pStyle w:val="Compact"/>
            </w:pPr>
            <w:r>
              <w:t>required filename</w:t>
            </w:r>
          </w:p>
        </w:tc>
        <w:tc>
          <w:tcPr>
            <w:tcW w:w="731" w:type="pct"/>
            <w:tcPrChange w:id="1348" w:author="mmeshek" w:date="2017-10-19T14:30:00Z">
              <w:tcPr>
                <w:tcW w:w="692" w:type="pct"/>
              </w:tcPr>
            </w:tcPrChange>
          </w:tcPr>
          <w:p w14:paraId="0E636906" w14:textId="77777777" w:rsidR="009F2112" w:rsidRDefault="005942DF">
            <w:pPr>
              <w:pStyle w:val="Compact"/>
            </w:pPr>
            <w:r>
              <w:t>required connection string</w:t>
            </w:r>
          </w:p>
        </w:tc>
      </w:tr>
    </w:tbl>
    <w:p w14:paraId="7AA42D1B" w14:textId="77777777" w:rsidR="0096262A" w:rsidRDefault="0096262A">
      <w:pPr>
        <w:pStyle w:val="NRELBodyText"/>
        <w:rPr>
          <w:ins w:id="1349" w:author="mmeshek" w:date="2017-10-19T14:30:00Z"/>
        </w:rPr>
        <w:pPrChange w:id="1350" w:author="mmeshek" w:date="2017-10-19T14:30:00Z">
          <w:pPr>
            <w:pStyle w:val="Heading4"/>
          </w:pPr>
        </w:pPrChange>
      </w:pPr>
      <w:bookmarkStart w:id="1351" w:name="haystack-sensor-measurements-and-the-int"/>
      <w:bookmarkEnd w:id="1351"/>
    </w:p>
    <w:p w14:paraId="076363E4" w14:textId="77777777" w:rsidR="009F2112" w:rsidRDefault="005942DF">
      <w:pPr>
        <w:pStyle w:val="NRELHead04"/>
        <w:pPrChange w:id="1352" w:author="mmeshek" w:date="2017-09-26T08:22:00Z">
          <w:pPr>
            <w:pStyle w:val="Heading4"/>
          </w:pPr>
        </w:pPrChange>
      </w:pPr>
      <w:r>
        <w:lastRenderedPageBreak/>
        <w:t>Haystack Sensor Measurements and the “Internet of Things”</w:t>
      </w:r>
    </w:p>
    <w:p w14:paraId="0AFBD7B5" w14:textId="77777777" w:rsidR="009F2112" w:rsidRDefault="005942DF">
      <w:pPr>
        <w:pStyle w:val="NRELBodyText"/>
        <w:pPrChange w:id="1353" w:author="mmeshek" w:date="2017-09-26T08:23:00Z">
          <w:pPr>
            <w:pStyle w:val="FirstParagraph"/>
          </w:pPr>
        </w:pPrChange>
      </w:pPr>
      <w:r>
        <w:t>Furthermore, a server for Project Haystack (Project Haystack 2017) data feeds, typically sensor measurements from devices in the “internet of things</w:t>
      </w:r>
      <w:ins w:id="1354" w:author="mmeshek" w:date="2017-09-26T09:23:00Z">
        <w:r w:rsidR="00156B7A">
          <w:t>,</w:t>
        </w:r>
      </w:ins>
      <w:r>
        <w:t>”</w:t>
      </w:r>
      <w:del w:id="1355" w:author="mmeshek" w:date="2017-09-26T09:23:00Z">
        <w:r w:rsidDel="00156B7A">
          <w:delText>,</w:delText>
        </w:r>
      </w:del>
      <w:r>
        <w:t xml:space="preserve"> has been implemented. The server takes </w:t>
      </w:r>
      <w:del w:id="1356" w:author="mmeshek" w:date="2017-10-19T14:31:00Z">
        <w:r w:rsidDel="0096262A">
          <w:delText xml:space="preserve">a </w:delText>
        </w:r>
      </w:del>
      <w:r>
        <w:t>command-line arguments specified in the table below.</w:t>
      </w:r>
    </w:p>
    <w:p w14:paraId="7A8EDEDE" w14:textId="77777777" w:rsidR="009F2112" w:rsidRDefault="005942DF">
      <w:pPr>
        <w:pStyle w:val="SourceCode"/>
      </w:pPr>
      <w:r>
        <w:rPr>
          <w:rStyle w:val="VerbatimChar"/>
        </w:rPr>
        <w:t>aesd-haystack-server &lt;configuration&gt; &lt;host&gt; &lt;port&gt; &lt;startTime&gt; &lt;persistence&gt; &lt;chunkSize&gt;</w:t>
      </w:r>
    </w:p>
    <w:p w14:paraId="5608D99E" w14:textId="77777777" w:rsidR="009F2112" w:rsidRDefault="005942DF">
      <w:pPr>
        <w:pStyle w:val="NRELTableCaption"/>
        <w:pPrChange w:id="1357" w:author="mmeshek" w:date="2017-09-26T08:19:00Z">
          <w:pPr>
            <w:pStyle w:val="TableCaption"/>
          </w:pPr>
        </w:pPrChange>
      </w:pPr>
      <w:bookmarkStart w:id="1358" w:name="_Toc494179155"/>
      <w:r>
        <w:t>Command-</w:t>
      </w:r>
      <w:del w:id="1359" w:author="mmeshek" w:date="2017-09-26T08:50:00Z">
        <w:r w:rsidDel="00F66235">
          <w:delText>l</w:delText>
        </w:r>
      </w:del>
      <w:ins w:id="1360" w:author="mmeshek" w:date="2017-09-26T08:50:00Z">
        <w:r w:rsidR="00F66235">
          <w:t>L</w:t>
        </w:r>
      </w:ins>
      <w:r>
        <w:t xml:space="preserve">ine </w:t>
      </w:r>
      <w:del w:id="1361" w:author="mmeshek" w:date="2017-09-26T08:49:00Z">
        <w:r w:rsidDel="00F66235">
          <w:delText>a</w:delText>
        </w:r>
      </w:del>
      <w:ins w:id="1362" w:author="mmeshek" w:date="2017-09-26T08:49:00Z">
        <w:r w:rsidR="00F66235">
          <w:t>A</w:t>
        </w:r>
      </w:ins>
      <w:r>
        <w:t xml:space="preserve">rguments for </w:t>
      </w:r>
      <w:del w:id="1363" w:author="mmeshek" w:date="2017-09-26T08:49:00Z">
        <w:r w:rsidDel="00F66235">
          <w:delText>s</w:delText>
        </w:r>
      </w:del>
      <w:ins w:id="1364" w:author="mmeshek" w:date="2017-09-26T08:49:00Z">
        <w:r w:rsidR="00F66235">
          <w:t>S</w:t>
        </w:r>
      </w:ins>
      <w:r>
        <w:t xml:space="preserve">erving Haystack </w:t>
      </w:r>
      <w:del w:id="1365" w:author="mmeshek" w:date="2017-09-26T08:49:00Z">
        <w:r w:rsidDel="00F66235">
          <w:delText>d</w:delText>
        </w:r>
      </w:del>
      <w:ins w:id="1366" w:author="mmeshek" w:date="2017-09-26T08:49:00Z">
        <w:r w:rsidR="00F66235">
          <w:t>D</w:t>
        </w:r>
      </w:ins>
      <w:r>
        <w:t xml:space="preserve">ata </w:t>
      </w:r>
      <w:del w:id="1367" w:author="mmeshek" w:date="2017-09-26T08:49:00Z">
        <w:r w:rsidDel="00F66235">
          <w:delText>f</w:delText>
        </w:r>
      </w:del>
      <w:ins w:id="1368" w:author="mmeshek" w:date="2017-09-26T08:49:00Z">
        <w:r w:rsidR="00F66235">
          <w:t>F</w:t>
        </w:r>
      </w:ins>
      <w:r>
        <w:t>eeds</w:t>
      </w:r>
      <w:bookmarkEnd w:id="1358"/>
      <w:del w:id="1369" w:author="mmeshek" w:date="2017-09-26T08:49:00Z">
        <w:r w:rsidDel="00F66235">
          <w:delText>.</w:delText>
        </w:r>
      </w:del>
    </w:p>
    <w:tbl>
      <w:tblPr>
        <w:tblW w:w="0" w:type="pct"/>
        <w:jc w:val="center"/>
        <w:tblLook w:val="07E0" w:firstRow="1" w:lastRow="1" w:firstColumn="1" w:lastColumn="1" w:noHBand="1" w:noVBand="1"/>
        <w:tblPrChange w:id="1370" w:author="mmeshek" w:date="2017-09-26T08:49:00Z">
          <w:tblPr>
            <w:tblW w:w="0" w:type="pct"/>
            <w:tblLook w:val="07E0" w:firstRow="1" w:lastRow="1" w:firstColumn="1" w:lastColumn="1" w:noHBand="1" w:noVBand="1"/>
          </w:tblPr>
        </w:tblPrChange>
      </w:tblPr>
      <w:tblGrid>
        <w:gridCol w:w="2536"/>
        <w:gridCol w:w="6527"/>
        <w:tblGridChange w:id="1371">
          <w:tblGrid>
            <w:gridCol w:w="1600"/>
            <w:gridCol w:w="6527"/>
          </w:tblGrid>
        </w:tblGridChange>
      </w:tblGrid>
      <w:tr w:rsidR="009F2112" w14:paraId="3D387D1D" w14:textId="77777777" w:rsidTr="00F66235">
        <w:trPr>
          <w:jc w:val="center"/>
        </w:trPr>
        <w:tc>
          <w:tcPr>
            <w:tcW w:w="0" w:type="auto"/>
            <w:tcBorders>
              <w:bottom w:val="single" w:sz="0" w:space="0" w:color="auto"/>
            </w:tcBorders>
            <w:vAlign w:val="bottom"/>
            <w:tcPrChange w:id="1372" w:author="mmeshek" w:date="2017-09-26T08:49:00Z">
              <w:tcPr>
                <w:tcW w:w="0" w:type="auto"/>
                <w:tcBorders>
                  <w:bottom w:val="single" w:sz="0" w:space="0" w:color="auto"/>
                </w:tcBorders>
                <w:vAlign w:val="bottom"/>
              </w:tcPr>
            </w:tcPrChange>
          </w:tcPr>
          <w:p w14:paraId="2C915CB0" w14:textId="77777777" w:rsidR="009F2112" w:rsidRDefault="005942DF" w:rsidP="00A77227">
            <w:pPr>
              <w:pStyle w:val="Compact"/>
              <w:keepNext/>
            </w:pPr>
            <w:r>
              <w:t>Parameter</w:t>
            </w:r>
          </w:p>
        </w:tc>
        <w:tc>
          <w:tcPr>
            <w:tcW w:w="0" w:type="auto"/>
            <w:tcBorders>
              <w:bottom w:val="single" w:sz="0" w:space="0" w:color="auto"/>
            </w:tcBorders>
            <w:vAlign w:val="bottom"/>
            <w:tcPrChange w:id="1373" w:author="mmeshek" w:date="2017-09-26T08:49:00Z">
              <w:tcPr>
                <w:tcW w:w="0" w:type="auto"/>
                <w:tcBorders>
                  <w:bottom w:val="single" w:sz="0" w:space="0" w:color="auto"/>
                </w:tcBorders>
                <w:vAlign w:val="bottom"/>
              </w:tcPr>
            </w:tcPrChange>
          </w:tcPr>
          <w:p w14:paraId="5F9DA10E" w14:textId="77777777" w:rsidR="009F2112" w:rsidRDefault="005942DF" w:rsidP="00A77227">
            <w:pPr>
              <w:pStyle w:val="Compact"/>
              <w:keepNext/>
            </w:pPr>
            <w:r>
              <w:t>Description</w:t>
            </w:r>
          </w:p>
        </w:tc>
      </w:tr>
      <w:tr w:rsidR="009F2112" w14:paraId="4086B6EB" w14:textId="77777777" w:rsidTr="00F66235">
        <w:trPr>
          <w:jc w:val="center"/>
        </w:trPr>
        <w:tc>
          <w:tcPr>
            <w:tcW w:w="0" w:type="auto"/>
            <w:tcPrChange w:id="1374" w:author="mmeshek" w:date="2017-09-26T08:49:00Z">
              <w:tcPr>
                <w:tcW w:w="0" w:type="auto"/>
              </w:tcPr>
            </w:tcPrChange>
          </w:tcPr>
          <w:p w14:paraId="3B249202" w14:textId="77777777" w:rsidR="009F2112" w:rsidRDefault="005942DF">
            <w:pPr>
              <w:pStyle w:val="Compact"/>
            </w:pPr>
            <w:r>
              <w:t>configuration</w:t>
            </w:r>
          </w:p>
        </w:tc>
        <w:tc>
          <w:tcPr>
            <w:tcW w:w="0" w:type="auto"/>
            <w:tcPrChange w:id="1375" w:author="mmeshek" w:date="2017-09-26T08:49:00Z">
              <w:tcPr>
                <w:tcW w:w="0" w:type="auto"/>
              </w:tcPr>
            </w:tcPrChange>
          </w:tcPr>
          <w:p w14:paraId="050233B7" w14:textId="77777777" w:rsidR="009F2112" w:rsidRDefault="005942DF">
            <w:pPr>
              <w:pStyle w:val="Compact"/>
            </w:pPr>
            <w:r>
              <w:t>YAML configuration file for accessing the Haystack service</w:t>
            </w:r>
          </w:p>
        </w:tc>
      </w:tr>
      <w:tr w:rsidR="009F2112" w14:paraId="21ABA194" w14:textId="77777777" w:rsidTr="00F66235">
        <w:trPr>
          <w:jc w:val="center"/>
        </w:trPr>
        <w:tc>
          <w:tcPr>
            <w:tcW w:w="0" w:type="auto"/>
            <w:tcPrChange w:id="1376" w:author="mmeshek" w:date="2017-09-26T08:49:00Z">
              <w:tcPr>
                <w:tcW w:w="0" w:type="auto"/>
              </w:tcPr>
            </w:tcPrChange>
          </w:tcPr>
          <w:p w14:paraId="0B241B22" w14:textId="77777777" w:rsidR="009F2112" w:rsidRDefault="005942DF">
            <w:pPr>
              <w:pStyle w:val="Compact"/>
            </w:pPr>
            <w:r>
              <w:t>host</w:t>
            </w:r>
          </w:p>
        </w:tc>
        <w:tc>
          <w:tcPr>
            <w:tcW w:w="0" w:type="auto"/>
            <w:tcPrChange w:id="1377" w:author="mmeshek" w:date="2017-09-26T08:49:00Z">
              <w:tcPr>
                <w:tcW w:w="0" w:type="auto"/>
              </w:tcPr>
            </w:tcPrChange>
          </w:tcPr>
          <w:p w14:paraId="03319EF4" w14:textId="77777777" w:rsidR="009F2112" w:rsidRDefault="005942DF">
            <w:pPr>
              <w:pStyle w:val="Compact"/>
            </w:pPr>
            <w:r>
              <w:t>host address to which to bind the service</w:t>
            </w:r>
          </w:p>
        </w:tc>
      </w:tr>
      <w:tr w:rsidR="009F2112" w14:paraId="459FBF5E" w14:textId="77777777" w:rsidTr="00F66235">
        <w:trPr>
          <w:jc w:val="center"/>
        </w:trPr>
        <w:tc>
          <w:tcPr>
            <w:tcW w:w="0" w:type="auto"/>
            <w:tcPrChange w:id="1378" w:author="mmeshek" w:date="2017-09-26T08:49:00Z">
              <w:tcPr>
                <w:tcW w:w="0" w:type="auto"/>
              </w:tcPr>
            </w:tcPrChange>
          </w:tcPr>
          <w:p w14:paraId="50626151" w14:textId="77777777" w:rsidR="009F2112" w:rsidRDefault="005942DF">
            <w:pPr>
              <w:pStyle w:val="Compact"/>
            </w:pPr>
            <w:r>
              <w:t>port</w:t>
            </w:r>
          </w:p>
        </w:tc>
        <w:tc>
          <w:tcPr>
            <w:tcW w:w="0" w:type="auto"/>
            <w:tcPrChange w:id="1379" w:author="mmeshek" w:date="2017-09-26T08:49:00Z">
              <w:tcPr>
                <w:tcW w:w="0" w:type="auto"/>
              </w:tcPr>
            </w:tcPrChange>
          </w:tcPr>
          <w:p w14:paraId="693C33E5" w14:textId="77777777" w:rsidR="009F2112" w:rsidRDefault="005942DF">
            <w:pPr>
              <w:pStyle w:val="Compact"/>
            </w:pPr>
            <w:r>
              <w:t>port to which to bind the service</w:t>
            </w:r>
          </w:p>
        </w:tc>
      </w:tr>
      <w:tr w:rsidR="009F2112" w14:paraId="5D09B9D9" w14:textId="77777777" w:rsidTr="00F66235">
        <w:trPr>
          <w:jc w:val="center"/>
        </w:trPr>
        <w:tc>
          <w:tcPr>
            <w:tcW w:w="0" w:type="auto"/>
            <w:tcPrChange w:id="1380" w:author="mmeshek" w:date="2017-09-26T08:49:00Z">
              <w:tcPr>
                <w:tcW w:w="0" w:type="auto"/>
              </w:tcPr>
            </w:tcPrChange>
          </w:tcPr>
          <w:p w14:paraId="1C7D5790" w14:textId="77777777" w:rsidR="009F2112" w:rsidRDefault="005942DF">
            <w:pPr>
              <w:pStyle w:val="Compact"/>
            </w:pPr>
            <w:r>
              <w:t>startTime</w:t>
            </w:r>
          </w:p>
        </w:tc>
        <w:tc>
          <w:tcPr>
            <w:tcW w:w="0" w:type="auto"/>
            <w:tcPrChange w:id="1381" w:author="mmeshek" w:date="2017-09-26T08:49:00Z">
              <w:tcPr>
                <w:tcW w:w="0" w:type="auto"/>
              </w:tcPr>
            </w:tcPrChange>
          </w:tcPr>
          <w:p w14:paraId="0F94DDB2" w14:textId="77777777" w:rsidR="009F2112" w:rsidRDefault="005942DF">
            <w:pPr>
              <w:pStyle w:val="Compact"/>
            </w:pPr>
            <w:r>
              <w:t>earliest time to serve, specified in seconds of the POSIX Epoch</w:t>
            </w:r>
          </w:p>
        </w:tc>
      </w:tr>
      <w:tr w:rsidR="009F2112" w14:paraId="2BA78686" w14:textId="77777777" w:rsidTr="00F66235">
        <w:trPr>
          <w:jc w:val="center"/>
        </w:trPr>
        <w:tc>
          <w:tcPr>
            <w:tcW w:w="0" w:type="auto"/>
            <w:tcPrChange w:id="1382" w:author="mmeshek" w:date="2017-09-26T08:49:00Z">
              <w:tcPr>
                <w:tcW w:w="0" w:type="auto"/>
              </w:tcPr>
            </w:tcPrChange>
          </w:tcPr>
          <w:p w14:paraId="592B9EE9" w14:textId="77777777" w:rsidR="009F2112" w:rsidRDefault="005942DF">
            <w:pPr>
              <w:pStyle w:val="Compact"/>
            </w:pPr>
            <w:del w:id="1383" w:author="mmeshek" w:date="2017-09-26T09:13:00Z">
              <w:r w:rsidDel="004043B4">
                <w:delText>peristience</w:delText>
              </w:r>
            </w:del>
            <w:ins w:id="1384" w:author="mmeshek" w:date="2017-09-26T09:13:00Z">
              <w:r w:rsidR="004043B4">
                <w:t>persistence</w:t>
              </w:r>
            </w:ins>
          </w:p>
        </w:tc>
        <w:tc>
          <w:tcPr>
            <w:tcW w:w="0" w:type="auto"/>
            <w:tcPrChange w:id="1385" w:author="mmeshek" w:date="2017-09-26T08:49:00Z">
              <w:tcPr>
                <w:tcW w:w="0" w:type="auto"/>
              </w:tcPr>
            </w:tcPrChange>
          </w:tcPr>
          <w:p w14:paraId="797C2BC1" w14:textId="77777777" w:rsidR="009F2112" w:rsidRDefault="005942DF">
            <w:pPr>
              <w:pStyle w:val="Compact"/>
            </w:pPr>
            <w:r>
              <w:t>filename for bookmark data</w:t>
            </w:r>
          </w:p>
        </w:tc>
      </w:tr>
      <w:tr w:rsidR="009F2112" w14:paraId="503F9918" w14:textId="77777777" w:rsidTr="00F66235">
        <w:trPr>
          <w:jc w:val="center"/>
        </w:trPr>
        <w:tc>
          <w:tcPr>
            <w:tcW w:w="0" w:type="auto"/>
            <w:tcPrChange w:id="1386" w:author="mmeshek" w:date="2017-09-26T08:49:00Z">
              <w:tcPr>
                <w:tcW w:w="0" w:type="auto"/>
              </w:tcPr>
            </w:tcPrChange>
          </w:tcPr>
          <w:p w14:paraId="54E07C73" w14:textId="77777777" w:rsidR="009F2112" w:rsidRDefault="005942DF">
            <w:pPr>
              <w:pStyle w:val="Compact"/>
            </w:pPr>
            <w:r>
              <w:t>chunkSize</w:t>
            </w:r>
          </w:p>
        </w:tc>
        <w:tc>
          <w:tcPr>
            <w:tcW w:w="0" w:type="auto"/>
            <w:tcPrChange w:id="1387" w:author="mmeshek" w:date="2017-09-26T08:49:00Z">
              <w:tcPr>
                <w:tcW w:w="0" w:type="auto"/>
              </w:tcPr>
            </w:tcPrChange>
          </w:tcPr>
          <w:p w14:paraId="43132357" w14:textId="77777777" w:rsidR="009F2112" w:rsidRDefault="005942DF">
            <w:pPr>
              <w:pStyle w:val="Compact"/>
            </w:pPr>
            <w:r>
              <w:t>number of records return in each chunk</w:t>
            </w:r>
          </w:p>
        </w:tc>
      </w:tr>
    </w:tbl>
    <w:p w14:paraId="32E11B6A" w14:textId="77777777" w:rsidR="00744A52" w:rsidRDefault="00744A52">
      <w:pPr>
        <w:pStyle w:val="NRELBodyText"/>
        <w:keepNext/>
        <w:rPr>
          <w:ins w:id="1388" w:author="mmeshek" w:date="2017-10-19T08:36:00Z"/>
        </w:rPr>
        <w:pPrChange w:id="1389" w:author="mmeshek" w:date="2017-09-26T09:06:00Z">
          <w:pPr>
            <w:pStyle w:val="BodyText"/>
          </w:pPr>
        </w:pPrChange>
      </w:pPr>
    </w:p>
    <w:p w14:paraId="00E5885B" w14:textId="77777777" w:rsidR="009F2112" w:rsidRDefault="005942DF">
      <w:pPr>
        <w:pStyle w:val="NRELBodyText"/>
        <w:keepNext/>
        <w:pPrChange w:id="1390" w:author="mmeshek" w:date="2017-09-26T09:06:00Z">
          <w:pPr>
            <w:pStyle w:val="BodyText"/>
          </w:pPr>
        </w:pPrChange>
      </w:pPr>
      <w:r>
        <w:t>The parameters in the YAML configuration file like the one below and are described in the</w:t>
      </w:r>
      <w:del w:id="1391" w:author="mmeshek" w:date="2017-10-19T14:31:00Z">
        <w:r w:rsidDel="0096262A">
          <w:delText xml:space="preserve"> </w:delText>
        </w:r>
      </w:del>
      <w:ins w:id="1392" w:author="mmeshek" w:date="2017-10-19T14:31:00Z">
        <w:r w:rsidR="0096262A">
          <w:t> </w:t>
        </w:r>
      </w:ins>
      <w:r>
        <w:t>following table:</w:t>
      </w:r>
    </w:p>
    <w:p w14:paraId="00ACAC2E" w14:textId="77777777" w:rsidR="009F2112" w:rsidRPr="005942DF" w:rsidRDefault="005942DF">
      <w:pPr>
        <w:pStyle w:val="SourceCode"/>
        <w:rPr>
          <w:sz w:val="16"/>
        </w:rPr>
      </w:pPr>
      <w:r w:rsidRPr="005942DF">
        <w:rPr>
          <w:rStyle w:val="VerbatimChar"/>
          <w:sz w:val="14"/>
        </w:rPr>
        <w:t>siteAccess     :</w:t>
      </w:r>
      <w:r w:rsidRPr="005942DF">
        <w:rPr>
          <w:sz w:val="16"/>
        </w:rPr>
        <w:br/>
      </w:r>
      <w:r w:rsidRPr="005942DF">
        <w:rPr>
          <w:rStyle w:val="VerbatimChar"/>
          <w:sz w:val="14"/>
        </w:rPr>
        <w:t xml:space="preserve">  server       : xv11skys01.nrel.gov</w:t>
      </w:r>
      <w:r w:rsidRPr="005942DF">
        <w:rPr>
          <w:sz w:val="16"/>
        </w:rPr>
        <w:br/>
      </w:r>
      <w:r w:rsidRPr="005942DF">
        <w:rPr>
          <w:rStyle w:val="VerbatimChar"/>
          <w:sz w:val="14"/>
        </w:rPr>
        <w:t xml:space="preserve">  root         : /api/nrel_wt_V7</w:t>
      </w:r>
      <w:r w:rsidRPr="005942DF">
        <w:rPr>
          <w:sz w:val="16"/>
        </w:rPr>
        <w:br/>
      </w:r>
      <w:r w:rsidRPr="005942DF">
        <w:rPr>
          <w:rStyle w:val="VerbatimChar"/>
          <w:sz w:val="14"/>
        </w:rPr>
        <w:t xml:space="preserve">  authorization: ["my username","my password"]</w:t>
      </w:r>
      <w:r w:rsidRPr="005942DF">
        <w:rPr>
          <w:sz w:val="16"/>
        </w:rPr>
        <w:br/>
      </w:r>
      <w:r w:rsidRPr="005942DF">
        <w:rPr>
          <w:rStyle w:val="VerbatimChar"/>
          <w:sz w:val="14"/>
        </w:rPr>
        <w:t xml:space="preserve">  secure       : false</w:t>
      </w:r>
      <w:r w:rsidRPr="005942DF">
        <w:rPr>
          <w:sz w:val="16"/>
        </w:rPr>
        <w:br/>
      </w:r>
      <w:r w:rsidRPr="005942DF">
        <w:rPr>
          <w:rStyle w:val="VerbatimChar"/>
          <w:sz w:val="14"/>
        </w:rPr>
        <w:t xml:space="preserve">  timeZone     : [-360, true, Denver]</w:t>
      </w:r>
      <w:r w:rsidRPr="005942DF">
        <w:rPr>
          <w:sz w:val="16"/>
        </w:rPr>
        <w:br/>
      </w:r>
      <w:r w:rsidRPr="005942DF">
        <w:rPr>
          <w:rStyle w:val="VerbatimChar"/>
          <w:sz w:val="14"/>
        </w:rPr>
        <w:t>siteIdentifier : NWTCv4</w:t>
      </w:r>
      <w:r w:rsidRPr="005942DF">
        <w:rPr>
          <w:sz w:val="16"/>
        </w:rPr>
        <w:br/>
      </w:r>
      <w:r w:rsidRPr="005942DF">
        <w:rPr>
          <w:rStyle w:val="VerbatimChar"/>
          <w:sz w:val="14"/>
        </w:rPr>
        <w:t>siteURI        : http://aesd.nrel.gov/records/v4/nwtc/</w:t>
      </w:r>
      <w:r w:rsidRPr="005942DF">
        <w:rPr>
          <w:sz w:val="16"/>
        </w:rPr>
        <w:br/>
      </w:r>
      <w:r w:rsidRPr="005942DF">
        <w:rPr>
          <w:rStyle w:val="VerbatimChar"/>
          <w:sz w:val="14"/>
        </w:rPr>
        <w:t>siteName       : NREL NWTC</w:t>
      </w:r>
      <w:r w:rsidRPr="005942DF">
        <w:rPr>
          <w:sz w:val="16"/>
        </w:rPr>
        <w:br/>
      </w:r>
      <w:r w:rsidRPr="005942DF">
        <w:rPr>
          <w:rStyle w:val="VerbatimChar"/>
          <w:sz w:val="14"/>
        </w:rPr>
        <w:t>siteDescription: Sensors from NREL National Wind Technology Center</w:t>
      </w:r>
      <w:r w:rsidRPr="005942DF">
        <w:rPr>
          <w:sz w:val="16"/>
        </w:rPr>
        <w:br/>
      </w:r>
      <w:r w:rsidRPr="005942DF">
        <w:rPr>
          <w:rStyle w:val="VerbatimChar"/>
          <w:sz w:val="14"/>
        </w:rPr>
        <w:t>siteTags       :</w:t>
      </w:r>
      <w:r w:rsidRPr="005942DF">
        <w:rPr>
          <w:sz w:val="16"/>
        </w:rPr>
        <w:br/>
      </w:r>
      <w:r w:rsidRPr="005942DF">
        <w:rPr>
          <w:rStyle w:val="VerbatimChar"/>
          <w:sz w:val="14"/>
        </w:rPr>
        <w:t xml:space="preserve">               ! 'DC.source'     : https://xv11skys01.nrel.gov/proj/nrel_wt_v7</w:t>
      </w:r>
      <w:r w:rsidRPr="005942DF">
        <w:rPr>
          <w:sz w:val="16"/>
        </w:rPr>
        <w:br/>
      </w:r>
      <w:r w:rsidRPr="005942DF">
        <w:rPr>
          <w:rStyle w:val="VerbatimChar"/>
          <w:sz w:val="14"/>
        </w:rPr>
        <w:t xml:space="preserve">               ! 'DC.creator'    : Brian W Bush &lt;brian.bush@nrel.gov&gt;</w:t>
      </w:r>
      <w:r w:rsidRPr="005942DF">
        <w:rPr>
          <w:sz w:val="16"/>
        </w:rPr>
        <w:br/>
      </w:r>
      <w:r w:rsidRPr="005942DF">
        <w:rPr>
          <w:rStyle w:val="VerbatimChar"/>
          <w:sz w:val="14"/>
        </w:rPr>
        <w:t xml:space="preserve">               ! 'DC.description': NREL NWTC sensors</w:t>
      </w:r>
      <w:r w:rsidRPr="005942DF">
        <w:rPr>
          <w:sz w:val="16"/>
        </w:rPr>
        <w:br/>
      </w:r>
      <w:r w:rsidRPr="005942DF">
        <w:rPr>
          <w:rStyle w:val="VerbatimChar"/>
          <w:sz w:val="14"/>
        </w:rPr>
        <w:t>siteMeters     :</w:t>
      </w:r>
      <w:r w:rsidRPr="005942DF">
        <w:rPr>
          <w:sz w:val="16"/>
        </w:rPr>
        <w:br/>
      </w:r>
      <w:r w:rsidRPr="005942DF">
        <w:rPr>
          <w:rStyle w:val="VerbatimChar"/>
          <w:sz w:val="14"/>
        </w:rPr>
        <w:t xml:space="preserve">               - 1dca834e-c6af46d6 NWTC Alstom Turbine Electricity Meter Turbine-Alstom kW Demand Forward</w:t>
      </w:r>
      <w:r w:rsidRPr="005942DF">
        <w:rPr>
          <w:sz w:val="16"/>
        </w:rPr>
        <w:br/>
      </w:r>
      <w:r w:rsidRPr="005942DF">
        <w:rPr>
          <w:rStyle w:val="VerbatimChar"/>
          <w:sz w:val="14"/>
        </w:rPr>
        <w:t xml:space="preserve">               - 1dca834e-69a3e57e NWTC Alstom Turbine Electricity Meter Turbine-Alstom kW Demand Reverse</w:t>
      </w:r>
      <w:r w:rsidRPr="005942DF">
        <w:rPr>
          <w:sz w:val="16"/>
        </w:rPr>
        <w:br/>
      </w:r>
      <w:r w:rsidRPr="005942DF">
        <w:rPr>
          <w:rStyle w:val="VerbatimChar"/>
          <w:sz w:val="14"/>
        </w:rPr>
        <w:t xml:space="preserve">               - 1dca834e-f56e11f0 NWTC Alstom Turbine Electricity Meter Turbine-Alstom kWh Delivered Forward</w:t>
      </w:r>
    </w:p>
    <w:p w14:paraId="7B561F20" w14:textId="77777777" w:rsidR="009F2112" w:rsidRDefault="005942DF">
      <w:pPr>
        <w:pStyle w:val="NRELTableCaption"/>
        <w:pPrChange w:id="1393" w:author="mmeshek" w:date="2017-09-26T08:19:00Z">
          <w:pPr>
            <w:pStyle w:val="TableCaption"/>
          </w:pPr>
        </w:pPrChange>
      </w:pPr>
      <w:bookmarkStart w:id="1394" w:name="_Toc494179156"/>
      <w:r>
        <w:t xml:space="preserve">YAML </w:t>
      </w:r>
      <w:del w:id="1395" w:author="mmeshek" w:date="2017-09-26T08:50:00Z">
        <w:r w:rsidDel="00F66235">
          <w:delText>c</w:delText>
        </w:r>
      </w:del>
      <w:ins w:id="1396" w:author="mmeshek" w:date="2017-09-26T08:50:00Z">
        <w:r w:rsidR="00F66235">
          <w:t>C</w:t>
        </w:r>
      </w:ins>
      <w:r>
        <w:t xml:space="preserve">onfiguration </w:t>
      </w:r>
      <w:del w:id="1397" w:author="mmeshek" w:date="2017-09-26T08:50:00Z">
        <w:r w:rsidDel="00F66235">
          <w:delText>p</w:delText>
        </w:r>
      </w:del>
      <w:ins w:id="1398" w:author="mmeshek" w:date="2017-09-26T08:50:00Z">
        <w:r w:rsidR="00F66235">
          <w:t>P</w:t>
        </w:r>
      </w:ins>
      <w:r>
        <w:t>arameters for Haystack-</w:t>
      </w:r>
      <w:del w:id="1399" w:author="mmeshek" w:date="2017-09-26T08:50:00Z">
        <w:r w:rsidDel="00F66235">
          <w:delText>b</w:delText>
        </w:r>
      </w:del>
      <w:ins w:id="1400" w:author="mmeshek" w:date="2017-09-26T08:50:00Z">
        <w:r w:rsidR="00F66235">
          <w:t>B</w:t>
        </w:r>
      </w:ins>
      <w:r>
        <w:t xml:space="preserve">ased Records API </w:t>
      </w:r>
      <w:del w:id="1401" w:author="mmeshek" w:date="2017-09-26T08:50:00Z">
        <w:r w:rsidDel="00F66235">
          <w:delText>s</w:delText>
        </w:r>
      </w:del>
      <w:ins w:id="1402" w:author="mmeshek" w:date="2017-09-26T08:50:00Z">
        <w:r w:rsidR="00F66235">
          <w:t>S</w:t>
        </w:r>
      </w:ins>
      <w:r>
        <w:t>ervers</w:t>
      </w:r>
      <w:bookmarkEnd w:id="1394"/>
      <w:del w:id="1403" w:author="mmeshek" w:date="2017-09-26T08:50:00Z">
        <w:r w:rsidDel="00F66235">
          <w:delText>.</w:delText>
        </w:r>
      </w:del>
    </w:p>
    <w:tbl>
      <w:tblPr>
        <w:tblW w:w="0" w:type="pct"/>
        <w:tblLook w:val="07E0" w:firstRow="1" w:lastRow="1" w:firstColumn="1" w:lastColumn="1" w:noHBand="1" w:noVBand="1"/>
      </w:tblPr>
      <w:tblGrid>
        <w:gridCol w:w="1609"/>
        <w:gridCol w:w="6703"/>
        <w:gridCol w:w="1264"/>
      </w:tblGrid>
      <w:tr w:rsidR="009F2112" w14:paraId="7AAFA748" w14:textId="77777777">
        <w:tc>
          <w:tcPr>
            <w:tcW w:w="0" w:type="auto"/>
            <w:tcBorders>
              <w:bottom w:val="single" w:sz="0" w:space="0" w:color="auto"/>
            </w:tcBorders>
            <w:vAlign w:val="bottom"/>
          </w:tcPr>
          <w:p w14:paraId="31F4FFBA" w14:textId="77777777" w:rsidR="009F2112" w:rsidRDefault="005942DF">
            <w:pPr>
              <w:pStyle w:val="Compact"/>
            </w:pPr>
            <w:r>
              <w:t>Parameter</w:t>
            </w:r>
          </w:p>
        </w:tc>
        <w:tc>
          <w:tcPr>
            <w:tcW w:w="0" w:type="auto"/>
            <w:tcBorders>
              <w:bottom w:val="single" w:sz="0" w:space="0" w:color="auto"/>
            </w:tcBorders>
            <w:vAlign w:val="bottom"/>
          </w:tcPr>
          <w:p w14:paraId="1F035FDC" w14:textId="77777777" w:rsidR="009F2112" w:rsidRDefault="005942DF">
            <w:pPr>
              <w:pStyle w:val="Compact"/>
            </w:pPr>
            <w:r>
              <w:t>Description</w:t>
            </w:r>
          </w:p>
        </w:tc>
        <w:tc>
          <w:tcPr>
            <w:tcW w:w="0" w:type="auto"/>
            <w:tcBorders>
              <w:bottom w:val="single" w:sz="0" w:space="0" w:color="auto"/>
            </w:tcBorders>
            <w:vAlign w:val="bottom"/>
          </w:tcPr>
          <w:p w14:paraId="5F8133DE" w14:textId="77777777" w:rsidR="009F2112" w:rsidRDefault="005942DF">
            <w:pPr>
              <w:pStyle w:val="Compact"/>
            </w:pPr>
            <w:r>
              <w:t>Required?</w:t>
            </w:r>
          </w:p>
        </w:tc>
      </w:tr>
      <w:tr w:rsidR="009F2112" w14:paraId="1710B963" w14:textId="77777777">
        <w:tc>
          <w:tcPr>
            <w:tcW w:w="0" w:type="auto"/>
          </w:tcPr>
          <w:p w14:paraId="3FB17AFB" w14:textId="77777777" w:rsidR="009F2112" w:rsidRDefault="005942DF">
            <w:pPr>
              <w:pStyle w:val="Compact"/>
            </w:pPr>
            <w:r>
              <w:t>server</w:t>
            </w:r>
          </w:p>
        </w:tc>
        <w:tc>
          <w:tcPr>
            <w:tcW w:w="0" w:type="auto"/>
          </w:tcPr>
          <w:p w14:paraId="16C7B28C" w14:textId="77777777" w:rsidR="009F2112" w:rsidRDefault="005942DF">
            <w:pPr>
              <w:pStyle w:val="Compact"/>
            </w:pPr>
            <w:r>
              <w:t>hostname and port for the Haystack server</w:t>
            </w:r>
          </w:p>
        </w:tc>
        <w:tc>
          <w:tcPr>
            <w:tcW w:w="0" w:type="auto"/>
          </w:tcPr>
          <w:p w14:paraId="061963A7" w14:textId="77777777" w:rsidR="009F2112" w:rsidRDefault="005942DF">
            <w:pPr>
              <w:pStyle w:val="Compact"/>
            </w:pPr>
            <w:r>
              <w:t>required</w:t>
            </w:r>
          </w:p>
        </w:tc>
      </w:tr>
      <w:tr w:rsidR="009F2112" w14:paraId="347A3B5E" w14:textId="77777777">
        <w:tc>
          <w:tcPr>
            <w:tcW w:w="0" w:type="auto"/>
          </w:tcPr>
          <w:p w14:paraId="77A4DBE2" w14:textId="77777777" w:rsidR="009F2112" w:rsidRDefault="005942DF">
            <w:pPr>
              <w:pStyle w:val="Compact"/>
            </w:pPr>
            <w:r>
              <w:t>root</w:t>
            </w:r>
          </w:p>
        </w:tc>
        <w:tc>
          <w:tcPr>
            <w:tcW w:w="0" w:type="auto"/>
          </w:tcPr>
          <w:p w14:paraId="0A9473E7" w14:textId="77777777" w:rsidR="009F2112" w:rsidRDefault="005942DF">
            <w:pPr>
              <w:pStyle w:val="Compact"/>
            </w:pPr>
            <w:r>
              <w:t>path to the Haystack REST service</w:t>
            </w:r>
          </w:p>
        </w:tc>
        <w:tc>
          <w:tcPr>
            <w:tcW w:w="0" w:type="auto"/>
          </w:tcPr>
          <w:p w14:paraId="7C2F0FB3" w14:textId="77777777" w:rsidR="009F2112" w:rsidRDefault="005942DF">
            <w:pPr>
              <w:pStyle w:val="Compact"/>
            </w:pPr>
            <w:r>
              <w:t>required</w:t>
            </w:r>
          </w:p>
        </w:tc>
      </w:tr>
      <w:tr w:rsidR="009F2112" w14:paraId="5CC805C4" w14:textId="77777777">
        <w:tc>
          <w:tcPr>
            <w:tcW w:w="0" w:type="auto"/>
          </w:tcPr>
          <w:p w14:paraId="50444A02" w14:textId="77777777" w:rsidR="009F2112" w:rsidRDefault="005942DF">
            <w:pPr>
              <w:pStyle w:val="Compact"/>
            </w:pPr>
            <w:r>
              <w:t>authorization</w:t>
            </w:r>
          </w:p>
        </w:tc>
        <w:tc>
          <w:tcPr>
            <w:tcW w:w="0" w:type="auto"/>
          </w:tcPr>
          <w:p w14:paraId="66D805CB" w14:textId="77777777" w:rsidR="009F2112" w:rsidRDefault="005942DF">
            <w:pPr>
              <w:pStyle w:val="Compact"/>
            </w:pPr>
            <w:r>
              <w:t>the username and password for accessing the Haystack REST service</w:t>
            </w:r>
          </w:p>
        </w:tc>
        <w:tc>
          <w:tcPr>
            <w:tcW w:w="0" w:type="auto"/>
          </w:tcPr>
          <w:p w14:paraId="08631923" w14:textId="77777777" w:rsidR="009F2112" w:rsidRDefault="005942DF">
            <w:pPr>
              <w:pStyle w:val="Compact"/>
            </w:pPr>
            <w:r>
              <w:t>optional</w:t>
            </w:r>
          </w:p>
        </w:tc>
      </w:tr>
      <w:tr w:rsidR="009F2112" w14:paraId="7336F44D" w14:textId="77777777">
        <w:tc>
          <w:tcPr>
            <w:tcW w:w="0" w:type="auto"/>
          </w:tcPr>
          <w:p w14:paraId="009216EF" w14:textId="77777777" w:rsidR="009F2112" w:rsidRDefault="005942DF">
            <w:pPr>
              <w:pStyle w:val="Compact"/>
            </w:pPr>
            <w:r>
              <w:t>secure</w:t>
            </w:r>
          </w:p>
        </w:tc>
        <w:tc>
          <w:tcPr>
            <w:tcW w:w="0" w:type="auto"/>
          </w:tcPr>
          <w:p w14:paraId="7F86836C" w14:textId="77777777" w:rsidR="009F2112" w:rsidRDefault="005942DF">
            <w:pPr>
              <w:pStyle w:val="Compact"/>
            </w:pPr>
            <w:r>
              <w:t>whether to use HTTPS instead of HTTP</w:t>
            </w:r>
          </w:p>
        </w:tc>
        <w:tc>
          <w:tcPr>
            <w:tcW w:w="0" w:type="auto"/>
          </w:tcPr>
          <w:p w14:paraId="666CB3B4" w14:textId="77777777" w:rsidR="009F2112" w:rsidRDefault="005942DF">
            <w:pPr>
              <w:pStyle w:val="Compact"/>
            </w:pPr>
            <w:r>
              <w:t>optional</w:t>
            </w:r>
          </w:p>
        </w:tc>
      </w:tr>
      <w:tr w:rsidR="009F2112" w14:paraId="0DFBCE10" w14:textId="77777777">
        <w:tc>
          <w:tcPr>
            <w:tcW w:w="0" w:type="auto"/>
          </w:tcPr>
          <w:p w14:paraId="1E472E1A" w14:textId="77777777" w:rsidR="009F2112" w:rsidRDefault="005942DF">
            <w:pPr>
              <w:pStyle w:val="Compact"/>
            </w:pPr>
            <w:r>
              <w:t>time</w:t>
            </w:r>
            <w:ins w:id="1404" w:author="mmeshek" w:date="2017-09-26T09:13:00Z">
              <w:r w:rsidR="004043B4">
                <w:t xml:space="preserve"> </w:t>
              </w:r>
            </w:ins>
            <w:r>
              <w:t>zone</w:t>
            </w:r>
          </w:p>
        </w:tc>
        <w:tc>
          <w:tcPr>
            <w:tcW w:w="0" w:type="auto"/>
          </w:tcPr>
          <w:p w14:paraId="2BC0664D" w14:textId="77777777" w:rsidR="009F2112" w:rsidRDefault="005942DF">
            <w:pPr>
              <w:pStyle w:val="Compact"/>
            </w:pPr>
            <w:r>
              <w:t>time</w:t>
            </w:r>
            <w:ins w:id="1405" w:author="mmeshek" w:date="2017-09-26T09:13:00Z">
              <w:r w:rsidR="004043B4">
                <w:t xml:space="preserve"> </w:t>
              </w:r>
            </w:ins>
            <w:r>
              <w:t>zone information: minutes offset from UTC, whether to use daylight savings time, and the geographic location</w:t>
            </w:r>
          </w:p>
        </w:tc>
        <w:tc>
          <w:tcPr>
            <w:tcW w:w="0" w:type="auto"/>
          </w:tcPr>
          <w:p w14:paraId="0F215D0F" w14:textId="77777777" w:rsidR="009F2112" w:rsidRDefault="005942DF">
            <w:pPr>
              <w:pStyle w:val="Compact"/>
            </w:pPr>
            <w:r>
              <w:t>required</w:t>
            </w:r>
          </w:p>
        </w:tc>
      </w:tr>
      <w:tr w:rsidR="009F2112" w14:paraId="43A0AD7C" w14:textId="77777777">
        <w:tc>
          <w:tcPr>
            <w:tcW w:w="0" w:type="auto"/>
          </w:tcPr>
          <w:p w14:paraId="101CE57A" w14:textId="77777777" w:rsidR="009F2112" w:rsidRDefault="005942DF">
            <w:pPr>
              <w:pStyle w:val="Compact"/>
            </w:pPr>
            <w:r>
              <w:t>siteIdentifier</w:t>
            </w:r>
          </w:p>
        </w:tc>
        <w:tc>
          <w:tcPr>
            <w:tcW w:w="0" w:type="auto"/>
          </w:tcPr>
          <w:p w14:paraId="3F9C2C7F" w14:textId="77777777" w:rsidR="009F2112" w:rsidRDefault="005942DF">
            <w:pPr>
              <w:pStyle w:val="Compact"/>
            </w:pPr>
            <w:r>
              <w:t>identifier for the Records API server</w:t>
            </w:r>
          </w:p>
        </w:tc>
        <w:tc>
          <w:tcPr>
            <w:tcW w:w="0" w:type="auto"/>
          </w:tcPr>
          <w:p w14:paraId="6563E04C" w14:textId="77777777" w:rsidR="009F2112" w:rsidRDefault="005942DF">
            <w:pPr>
              <w:pStyle w:val="Compact"/>
            </w:pPr>
            <w:r>
              <w:t>required</w:t>
            </w:r>
          </w:p>
        </w:tc>
      </w:tr>
      <w:tr w:rsidR="009F2112" w14:paraId="3022278D" w14:textId="77777777">
        <w:tc>
          <w:tcPr>
            <w:tcW w:w="0" w:type="auto"/>
          </w:tcPr>
          <w:p w14:paraId="062C3AC7" w14:textId="77777777" w:rsidR="009F2112" w:rsidRDefault="005942DF">
            <w:pPr>
              <w:pStyle w:val="Compact"/>
            </w:pPr>
            <w:r>
              <w:lastRenderedPageBreak/>
              <w:t>siteURI</w:t>
            </w:r>
          </w:p>
        </w:tc>
        <w:tc>
          <w:tcPr>
            <w:tcW w:w="0" w:type="auto"/>
          </w:tcPr>
          <w:p w14:paraId="69D797C4" w14:textId="77777777" w:rsidR="009F2112" w:rsidRDefault="005942DF">
            <w:pPr>
              <w:pStyle w:val="Compact"/>
            </w:pPr>
            <w:r>
              <w:t>URI for the Records API server metadata</w:t>
            </w:r>
          </w:p>
        </w:tc>
        <w:tc>
          <w:tcPr>
            <w:tcW w:w="0" w:type="auto"/>
          </w:tcPr>
          <w:p w14:paraId="0EE6323E" w14:textId="77777777" w:rsidR="009F2112" w:rsidRDefault="005942DF">
            <w:pPr>
              <w:pStyle w:val="Compact"/>
            </w:pPr>
            <w:r>
              <w:t>required</w:t>
            </w:r>
          </w:p>
        </w:tc>
      </w:tr>
      <w:tr w:rsidR="009F2112" w14:paraId="0289EA7D" w14:textId="77777777">
        <w:tc>
          <w:tcPr>
            <w:tcW w:w="0" w:type="auto"/>
          </w:tcPr>
          <w:p w14:paraId="29541A73" w14:textId="77777777" w:rsidR="009F2112" w:rsidRDefault="005942DF">
            <w:pPr>
              <w:pStyle w:val="Compact"/>
            </w:pPr>
            <w:r>
              <w:t>siteName</w:t>
            </w:r>
          </w:p>
        </w:tc>
        <w:tc>
          <w:tcPr>
            <w:tcW w:w="0" w:type="auto"/>
          </w:tcPr>
          <w:p w14:paraId="1A877988" w14:textId="77777777" w:rsidR="009F2112" w:rsidRDefault="005942DF">
            <w:pPr>
              <w:pStyle w:val="Compact"/>
            </w:pPr>
            <w:r>
              <w:t>name of the Records API server</w:t>
            </w:r>
          </w:p>
        </w:tc>
        <w:tc>
          <w:tcPr>
            <w:tcW w:w="0" w:type="auto"/>
          </w:tcPr>
          <w:p w14:paraId="5A4E2262" w14:textId="77777777" w:rsidR="009F2112" w:rsidRDefault="005942DF">
            <w:pPr>
              <w:pStyle w:val="Compact"/>
            </w:pPr>
            <w:r>
              <w:t>required</w:t>
            </w:r>
          </w:p>
        </w:tc>
      </w:tr>
      <w:tr w:rsidR="009F2112" w14:paraId="5E8B01EF" w14:textId="77777777">
        <w:tc>
          <w:tcPr>
            <w:tcW w:w="0" w:type="auto"/>
          </w:tcPr>
          <w:p w14:paraId="7FF56B90" w14:textId="77777777" w:rsidR="009F2112" w:rsidRDefault="005942DF">
            <w:pPr>
              <w:pStyle w:val="Compact"/>
            </w:pPr>
            <w:r>
              <w:t>siteTags</w:t>
            </w:r>
          </w:p>
        </w:tc>
        <w:tc>
          <w:tcPr>
            <w:tcW w:w="0" w:type="auto"/>
          </w:tcPr>
          <w:p w14:paraId="052C6F53" w14:textId="77777777" w:rsidR="009F2112" w:rsidRDefault="005942DF">
            <w:pPr>
              <w:pStyle w:val="Compact"/>
            </w:pPr>
            <w:r>
              <w:t>key-value pairs tagging the server with additional information</w:t>
            </w:r>
          </w:p>
        </w:tc>
        <w:tc>
          <w:tcPr>
            <w:tcW w:w="0" w:type="auto"/>
          </w:tcPr>
          <w:p w14:paraId="14B77EE0" w14:textId="77777777" w:rsidR="009F2112" w:rsidRDefault="005942DF">
            <w:pPr>
              <w:pStyle w:val="Compact"/>
            </w:pPr>
            <w:r>
              <w:t>optional</w:t>
            </w:r>
          </w:p>
        </w:tc>
      </w:tr>
      <w:tr w:rsidR="009F2112" w14:paraId="64B1C3C3" w14:textId="77777777">
        <w:tc>
          <w:tcPr>
            <w:tcW w:w="0" w:type="auto"/>
          </w:tcPr>
          <w:p w14:paraId="15D60E43" w14:textId="77777777" w:rsidR="009F2112" w:rsidRDefault="005942DF">
            <w:pPr>
              <w:pStyle w:val="Compact"/>
            </w:pPr>
            <w:r>
              <w:t>siteMeters</w:t>
            </w:r>
          </w:p>
        </w:tc>
        <w:tc>
          <w:tcPr>
            <w:tcW w:w="0" w:type="auto"/>
          </w:tcPr>
          <w:p w14:paraId="4FEDCB0C" w14:textId="77777777" w:rsidR="009F2112" w:rsidRDefault="005942DF" w:rsidP="0096262A">
            <w:pPr>
              <w:pStyle w:val="Compact"/>
            </w:pPr>
            <w:r>
              <w:t>list of meters to expose on the Records API server</w:t>
            </w:r>
            <w:del w:id="1406" w:author="mmeshek" w:date="2017-10-19T14:31:00Z">
              <w:r w:rsidDel="0096262A">
                <w:delText>:</w:delText>
              </w:r>
            </w:del>
            <w:ins w:id="1407" w:author="mmeshek" w:date="2017-10-19T14:31:00Z">
              <w:r w:rsidR="0096262A">
                <w:t>;</w:t>
              </w:r>
            </w:ins>
            <w:r>
              <w:t xml:space="preserve"> the Haystack ID is followed by a space and textual description</w:t>
            </w:r>
            <w:ins w:id="1408" w:author="mmeshek" w:date="2017-10-19T14:31:00Z">
              <w:r w:rsidR="0096262A">
                <w:t>.</w:t>
              </w:r>
            </w:ins>
          </w:p>
        </w:tc>
        <w:tc>
          <w:tcPr>
            <w:tcW w:w="0" w:type="auto"/>
          </w:tcPr>
          <w:p w14:paraId="709379BA" w14:textId="77777777" w:rsidR="009F2112" w:rsidRDefault="005942DF">
            <w:pPr>
              <w:pStyle w:val="Compact"/>
            </w:pPr>
            <w:r>
              <w:t>required</w:t>
            </w:r>
          </w:p>
        </w:tc>
      </w:tr>
    </w:tbl>
    <w:p w14:paraId="12AFFEF6" w14:textId="77777777" w:rsidR="009F2112" w:rsidRDefault="005942DF">
      <w:pPr>
        <w:pStyle w:val="NRELHead02"/>
        <w:pPrChange w:id="1409" w:author="mmeshek" w:date="2017-09-26T08:22:00Z">
          <w:pPr>
            <w:pStyle w:val="Heading2"/>
          </w:pPr>
        </w:pPrChange>
      </w:pPr>
      <w:bookmarkStart w:id="1410" w:name="c-server-and-client"/>
      <w:bookmarkStart w:id="1411" w:name="_Toc492447379"/>
      <w:bookmarkStart w:id="1412" w:name="_Toc494178819"/>
      <w:bookmarkEnd w:id="1410"/>
      <w:r>
        <w:t>C++ Server and Client</w:t>
      </w:r>
      <w:bookmarkEnd w:id="1411"/>
      <w:bookmarkEnd w:id="1412"/>
    </w:p>
    <w:p w14:paraId="04D4E528" w14:textId="77777777" w:rsidR="009F2112" w:rsidRDefault="005942DF">
      <w:pPr>
        <w:pStyle w:val="NRELBodyText"/>
        <w:pPrChange w:id="1413" w:author="mmeshek" w:date="2017-09-26T08:23:00Z">
          <w:pPr>
            <w:pStyle w:val="FirstParagraph"/>
          </w:pPr>
        </w:pPrChange>
      </w:pPr>
      <w:r>
        <w:t xml:space="preserve">Both client and server applications </w:t>
      </w:r>
      <w:del w:id="1414" w:author="mmeshek" w:date="2017-10-19T14:33:00Z">
        <w:r w:rsidDel="0096262A">
          <w:delText xml:space="preserve">in C++ </w:delText>
        </w:r>
      </w:del>
      <w:r>
        <w:t xml:space="preserve">have been implemented </w:t>
      </w:r>
      <w:ins w:id="1415" w:author="mmeshek" w:date="2017-10-19T14:33:00Z">
        <w:r w:rsidR="0096262A">
          <w:t xml:space="preserve">in C++ </w:t>
        </w:r>
      </w:ins>
      <w:r>
        <w:t>for the Records API. See</w:t>
      </w:r>
      <w:ins w:id="1416" w:author="mmeshek" w:date="2017-10-19T14:33:00Z">
        <w:r w:rsidR="0096262A">
          <w:t> </w:t>
        </w:r>
      </w:ins>
      <w:del w:id="1417" w:author="mmeshek" w:date="2017-10-19T14:33:00Z">
        <w:r w:rsidDel="0096262A">
          <w:delText xml:space="preserve"> </w:delText>
        </w:r>
      </w:del>
      <w:del w:id="1418" w:author="mmeshek" w:date="2017-09-26T09:23:00Z">
        <w:r w:rsidDel="00156B7A">
          <w:delText>&lt;</w:delText>
        </w:r>
      </w:del>
      <w:r w:rsidR="00786AF4">
        <w:fldChar w:fldCharType="begin"/>
      </w:r>
      <w:r w:rsidR="00786AF4">
        <w:instrText xml:space="preserve"> HYPERLINK "https://github.nrel.gov/d-star/cpp-records" \h </w:instrText>
      </w:r>
      <w:r w:rsidR="00786AF4">
        <w:fldChar w:fldCharType="separate"/>
      </w:r>
      <w:r>
        <w:rPr>
          <w:rStyle w:val="Hyperlink"/>
        </w:rPr>
        <w:t>https://github.nrel.gov/d-star/cpp-records</w:t>
      </w:r>
      <w:r w:rsidR="00786AF4">
        <w:rPr>
          <w:rStyle w:val="Hyperlink"/>
        </w:rPr>
        <w:fldChar w:fldCharType="end"/>
      </w:r>
      <w:del w:id="1419" w:author="mmeshek" w:date="2017-09-26T09:23:00Z">
        <w:r w:rsidDel="00156B7A">
          <w:delText>&gt;</w:delText>
        </w:r>
      </w:del>
      <w:r>
        <w:t xml:space="preserve"> for details. There are GUI and command-line applications for serving comma-separated-value files and a GUI application for browsing Records API data sources.</w:t>
      </w:r>
    </w:p>
    <w:p w14:paraId="7667F570" w14:textId="77777777" w:rsidR="009F2112" w:rsidRDefault="005942DF">
      <w:pPr>
        <w:pStyle w:val="NRELHead02"/>
        <w:pPrChange w:id="1420" w:author="mmeshek" w:date="2017-09-26T08:22:00Z">
          <w:pPr>
            <w:pStyle w:val="Heading2"/>
          </w:pPr>
        </w:pPrChange>
      </w:pPr>
      <w:bookmarkStart w:id="1421" w:name="javascript-client-library-and-web-based-"/>
      <w:bookmarkStart w:id="1422" w:name="_Toc492447380"/>
      <w:bookmarkStart w:id="1423" w:name="_Toc494178820"/>
      <w:bookmarkEnd w:id="1421"/>
      <w:r>
        <w:t>JavaScript Client Library and Web-Based Browser</w:t>
      </w:r>
      <w:bookmarkEnd w:id="1422"/>
      <w:bookmarkEnd w:id="1423"/>
    </w:p>
    <w:p w14:paraId="0D3FB596" w14:textId="77777777" w:rsidR="009F2112" w:rsidRDefault="005942DF">
      <w:pPr>
        <w:pStyle w:val="NRELBodyText"/>
        <w:pPrChange w:id="1424" w:author="mmeshek" w:date="2017-09-26T08:23:00Z">
          <w:pPr>
            <w:pStyle w:val="FirstParagraph"/>
          </w:pPr>
        </w:pPrChange>
      </w:pPr>
      <w:r>
        <w:t>The client library for JavaScript relies on a few simple functions to interact with a Records API</w:t>
      </w:r>
      <w:del w:id="1425" w:author="mmeshek" w:date="2017-10-19T14:34:00Z">
        <w:r w:rsidDel="0096262A">
          <w:delText xml:space="preserve"> </w:delText>
        </w:r>
      </w:del>
      <w:ins w:id="1426" w:author="mmeshek" w:date="2017-10-19T14:34:00Z">
        <w:r w:rsidR="0096262A">
          <w:t> </w:t>
        </w:r>
      </w:ins>
      <w:r>
        <w:t xml:space="preserve">server. Full documentation for the JavaScript client library is </w:t>
      </w:r>
      <w:del w:id="1427" w:author="mmeshek" w:date="2017-09-26T09:13:00Z">
        <w:r w:rsidDel="004043B4">
          <w:delText xml:space="preserve">a </w:delText>
        </w:r>
      </w:del>
      <w:r>
        <w:t xml:space="preserve">available at </w:t>
      </w:r>
      <w:del w:id="1428" w:author="mmeshek" w:date="2017-09-26T09:14:00Z">
        <w:r w:rsidDel="004043B4">
          <w:delText>&lt;</w:delText>
        </w:r>
      </w:del>
      <w:r w:rsidR="00786AF4">
        <w:fldChar w:fldCharType="begin"/>
      </w:r>
      <w:r w:rsidR="00786AF4">
        <w:instrText xml:space="preserve"> HYPERLINK "http://github.com/NREL/AESD/lib/javascript" \h </w:instrText>
      </w:r>
      <w:r w:rsidR="00786AF4">
        <w:fldChar w:fldCharType="separate"/>
      </w:r>
      <w:r>
        <w:rPr>
          <w:rStyle w:val="Hyperlink"/>
        </w:rPr>
        <w:t>http://github.com/NREL/AESD/lib/javascript</w:t>
      </w:r>
      <w:r w:rsidR="00786AF4">
        <w:rPr>
          <w:rStyle w:val="Hyperlink"/>
        </w:rPr>
        <w:fldChar w:fldCharType="end"/>
      </w:r>
      <w:del w:id="1429" w:author="mmeshek" w:date="2017-09-26T09:14:00Z">
        <w:r w:rsidDel="004043B4">
          <w:delText>&gt;</w:delText>
        </w:r>
      </w:del>
      <w:r>
        <w:t>. The figure below shows the user interface of the</w:t>
      </w:r>
      <w:del w:id="1430" w:author="mmeshek" w:date="2017-10-19T14:34:00Z">
        <w:r w:rsidDel="0096262A">
          <w:delText xml:space="preserve"> </w:delText>
        </w:r>
      </w:del>
      <w:ins w:id="1431" w:author="mmeshek" w:date="2017-10-19T14:34:00Z">
        <w:r w:rsidR="0096262A">
          <w:t> </w:t>
        </w:r>
      </w:ins>
      <w:r>
        <w:t>general purpose Records API browser using this JavaScript library.</w:t>
      </w:r>
    </w:p>
    <w:p w14:paraId="6026048C" w14:textId="77777777" w:rsidR="009F2112" w:rsidRDefault="005942DF">
      <w:pPr>
        <w:pStyle w:val="NRELFigureImageCentered"/>
        <w:pPrChange w:id="1432" w:author="mmeshek" w:date="2017-09-26T08:32:00Z">
          <w:pPr>
            <w:pStyle w:val="FigurewithCaption"/>
          </w:pPr>
        </w:pPrChange>
      </w:pPr>
      <w:r>
        <w:rPr>
          <w:noProof/>
        </w:rPr>
        <w:drawing>
          <wp:inline distT="0" distB="0" distL="0" distR="0" wp14:anchorId="23604C78" wp14:editId="4062618C">
            <wp:extent cx="5943600" cy="3823714"/>
            <wp:effectExtent l="0" t="0" r="0" b="0"/>
            <wp:docPr id="6" name="Picture" descr="User interface for Records API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javascript-browser.png"/>
                    <pic:cNvPicPr>
                      <a:picLocks noChangeAspect="1" noChangeArrowheads="1"/>
                    </pic:cNvPicPr>
                  </pic:nvPicPr>
                  <pic:blipFill>
                    <a:blip r:embed="rId18"/>
                    <a:stretch>
                      <a:fillRect/>
                    </a:stretch>
                  </pic:blipFill>
                  <pic:spPr bwMode="auto">
                    <a:xfrm>
                      <a:off x="0" y="0"/>
                      <a:ext cx="5943600" cy="3823714"/>
                    </a:xfrm>
                    <a:prstGeom prst="rect">
                      <a:avLst/>
                    </a:prstGeom>
                    <a:noFill/>
                    <a:ln w="9525">
                      <a:noFill/>
                      <a:headEnd/>
                      <a:tailEnd/>
                    </a:ln>
                  </pic:spPr>
                </pic:pic>
              </a:graphicData>
            </a:graphic>
          </wp:inline>
        </w:drawing>
      </w:r>
    </w:p>
    <w:p w14:paraId="2D894C85" w14:textId="77777777" w:rsidR="009F2112" w:rsidRDefault="005942DF">
      <w:pPr>
        <w:pStyle w:val="NRELFigureCaption"/>
        <w:pPrChange w:id="1433" w:author="mmeshek" w:date="2017-09-26T08:30:00Z">
          <w:pPr>
            <w:pStyle w:val="ImageCaption"/>
          </w:pPr>
        </w:pPrChange>
      </w:pPr>
      <w:bookmarkStart w:id="1434" w:name="_Toc494179299"/>
      <w:r>
        <w:t xml:space="preserve">User interface for </w:t>
      </w:r>
      <w:ins w:id="1435" w:author="mmeshek" w:date="2017-10-18T13:10:00Z">
        <w:r w:rsidR="001A467D">
          <w:t xml:space="preserve">the </w:t>
        </w:r>
      </w:ins>
      <w:r>
        <w:t>Records API browser</w:t>
      </w:r>
      <w:bookmarkEnd w:id="1434"/>
      <w:del w:id="1436" w:author="mmeshek" w:date="2017-09-26T08:52:00Z">
        <w:r w:rsidDel="008A0DE4">
          <w:delText>.</w:delText>
        </w:r>
      </w:del>
    </w:p>
    <w:p w14:paraId="0749661B" w14:textId="77777777" w:rsidR="009F2112" w:rsidRDefault="005942DF">
      <w:pPr>
        <w:pStyle w:val="NRELHead03"/>
        <w:pPrChange w:id="1437" w:author="mmeshek" w:date="2017-09-26T08:22:00Z">
          <w:pPr>
            <w:pStyle w:val="Heading3"/>
          </w:pPr>
        </w:pPrChange>
      </w:pPr>
      <w:bookmarkStart w:id="1438" w:name="connect-to-a-server"/>
      <w:bookmarkEnd w:id="1438"/>
      <w:r>
        <w:t>Connect to a server</w:t>
      </w:r>
    </w:p>
    <w:p w14:paraId="25DEE0D8" w14:textId="77777777" w:rsidR="009F2112" w:rsidRDefault="005942DF">
      <w:pPr>
        <w:pStyle w:val="NRELBodyText"/>
        <w:pPrChange w:id="1439" w:author="mmeshek" w:date="2017-09-26T08:23:00Z">
          <w:pPr>
            <w:pStyle w:val="FirstParagraph"/>
          </w:pPr>
        </w:pPrChange>
      </w:pPr>
      <w:r>
        <w:rPr>
          <w:rStyle w:val="VerbatimChar"/>
          <w:b/>
        </w:rPr>
        <w:t>connect(wsURL)</w:t>
      </w:r>
    </w:p>
    <w:p w14:paraId="7264796F" w14:textId="77777777" w:rsidR="009F2112" w:rsidRDefault="005942DF">
      <w:pPr>
        <w:pStyle w:val="NRELBodyText"/>
        <w:pPrChange w:id="1440" w:author="mmeshek" w:date="2017-09-26T08:30:00Z">
          <w:pPr>
            <w:pStyle w:val="BodyText"/>
          </w:pPr>
        </w:pPrChange>
      </w:pPr>
      <w:r>
        <w:lastRenderedPageBreak/>
        <w:t>Here</w:t>
      </w:r>
      <w:ins w:id="1441" w:author="mmeshek" w:date="2017-10-19T14:34:00Z">
        <w:r w:rsidR="0096262A">
          <w:t>,</w:t>
        </w:r>
      </w:ins>
      <w:r>
        <w:t xml:space="preserve"> </w:t>
      </w:r>
      <w:r>
        <w:rPr>
          <w:rStyle w:val="VerbatimChar"/>
        </w:rPr>
        <w:t>wsURL</w:t>
      </w:r>
      <w:r>
        <w:t xml:space="preserve"> is simply the URL of the server</w:t>
      </w:r>
      <w:del w:id="1442" w:author="mmeshek" w:date="2017-10-19T14:34:00Z">
        <w:r w:rsidDel="0096262A">
          <w:delText>, for instance</w:delText>
        </w:r>
      </w:del>
      <w:ins w:id="1443" w:author="mmeshek" w:date="2017-10-19T14:34:00Z">
        <w:r w:rsidR="0096262A">
          <w:t xml:space="preserve"> (e.g.,</w:t>
        </w:r>
      </w:ins>
      <w:r>
        <w:t xml:space="preserve"> </w:t>
      </w:r>
      <w:r>
        <w:rPr>
          <w:rStyle w:val="VerbatimChar"/>
        </w:rPr>
        <w:t>ws://10.40.9.214:503761</w:t>
      </w:r>
      <w:ins w:id="1444" w:author="mmeshek" w:date="2017-10-19T14:34:00Z">
        <w:r w:rsidR="0096262A">
          <w:rPr>
            <w:rStyle w:val="VerbatimChar"/>
          </w:rPr>
          <w:t>)</w:t>
        </w:r>
      </w:ins>
      <w:r>
        <w:t>. This returns a</w:t>
      </w:r>
      <w:del w:id="1445" w:author="mmeshek" w:date="2017-10-19T14:34:00Z">
        <w:r w:rsidDel="0096262A">
          <w:delText xml:space="preserve"> </w:delText>
        </w:r>
      </w:del>
      <w:ins w:id="1446" w:author="mmeshek" w:date="2017-10-19T14:34:00Z">
        <w:r w:rsidR="0096262A">
          <w:t> </w:t>
        </w:r>
      </w:ins>
      <w:r>
        <w:t>connection object.</w:t>
      </w:r>
    </w:p>
    <w:p w14:paraId="139395A8" w14:textId="77777777" w:rsidR="009F2112" w:rsidRDefault="005942DF">
      <w:pPr>
        <w:pStyle w:val="NRELHead03"/>
        <w:pPrChange w:id="1447" w:author="mmeshek" w:date="2017-09-26T08:22:00Z">
          <w:pPr>
            <w:pStyle w:val="Heading3"/>
          </w:pPr>
        </w:pPrChange>
      </w:pPr>
      <w:bookmarkStart w:id="1448" w:name="disconnect-from-a-server"/>
      <w:bookmarkEnd w:id="1448"/>
      <w:r>
        <w:t>Disconnect from a server</w:t>
      </w:r>
    </w:p>
    <w:p w14:paraId="1FE10B1A" w14:textId="77777777" w:rsidR="009F2112" w:rsidRDefault="005942DF">
      <w:pPr>
        <w:pStyle w:val="NRELBodyText"/>
        <w:pPrChange w:id="1449" w:author="mmeshek" w:date="2017-09-26T08:23:00Z">
          <w:pPr>
            <w:pStyle w:val="FirstParagraph"/>
          </w:pPr>
        </w:pPrChange>
      </w:pPr>
      <w:r>
        <w:rPr>
          <w:rStyle w:val="VerbatimChar"/>
          <w:b/>
        </w:rPr>
        <w:t>disconnect(connection)</w:t>
      </w:r>
    </w:p>
    <w:p w14:paraId="17739959" w14:textId="77777777" w:rsidR="009F2112" w:rsidRDefault="005942DF">
      <w:pPr>
        <w:pStyle w:val="NRELBodyText"/>
        <w:pPrChange w:id="1450" w:author="mmeshek" w:date="2017-09-26T08:30:00Z">
          <w:pPr>
            <w:pStyle w:val="BodyText"/>
          </w:pPr>
        </w:pPrChange>
      </w:pPr>
      <w:r>
        <w:t>Here</w:t>
      </w:r>
      <w:ins w:id="1451" w:author="mmeshek" w:date="2017-10-19T14:35:00Z">
        <w:r w:rsidR="0096262A">
          <w:t>,</w:t>
        </w:r>
      </w:ins>
      <w:r>
        <w:t xml:space="preserve"> </w:t>
      </w:r>
      <w:r>
        <w:rPr>
          <w:rStyle w:val="VerbatimChar"/>
        </w:rPr>
        <w:t>connection</w:t>
      </w:r>
      <w:r>
        <w:t xml:space="preserve"> is the connection object returned by the </w:t>
      </w:r>
      <w:r>
        <w:rPr>
          <w:rStyle w:val="VerbatimChar"/>
        </w:rPr>
        <w:t>connect</w:t>
      </w:r>
      <w:r>
        <w:t xml:space="preserve"> function.</w:t>
      </w:r>
    </w:p>
    <w:p w14:paraId="48CEA7F3" w14:textId="77777777" w:rsidR="009F2112" w:rsidRDefault="005942DF">
      <w:pPr>
        <w:pStyle w:val="NRELHead03"/>
        <w:pPrChange w:id="1452" w:author="mmeshek" w:date="2017-09-26T08:22:00Z">
          <w:pPr>
            <w:pStyle w:val="Heading3"/>
          </w:pPr>
        </w:pPrChange>
      </w:pPr>
      <w:bookmarkStart w:id="1453" w:name="retrieve-list-of-data-models"/>
      <w:bookmarkEnd w:id="1453"/>
      <w:r>
        <w:t>Retrieve list of data models</w:t>
      </w:r>
    </w:p>
    <w:p w14:paraId="3B0DED18" w14:textId="77777777" w:rsidR="009F2112" w:rsidRDefault="005942DF">
      <w:pPr>
        <w:pStyle w:val="NRELBodyText"/>
        <w:pPrChange w:id="1454" w:author="mmeshek" w:date="2017-09-26T08:23:00Z">
          <w:pPr>
            <w:pStyle w:val="FirstParagraph"/>
          </w:pPr>
        </w:pPrChange>
      </w:pPr>
      <w:r>
        <w:rPr>
          <w:rStyle w:val="VerbatimChar"/>
          <w:b/>
        </w:rPr>
        <w:t>requestModelsMetadata(connection, modelId, notify, notifyError)</w:t>
      </w:r>
    </w:p>
    <w:p w14:paraId="204D8710" w14:textId="77777777" w:rsidR="009F2112" w:rsidRDefault="005942DF">
      <w:pPr>
        <w:pStyle w:val="NRELBodyText"/>
        <w:pPrChange w:id="1455" w:author="mmeshek" w:date="2017-09-26T08:29:00Z">
          <w:pPr>
            <w:pStyle w:val="BodyText"/>
          </w:pPr>
        </w:pPrChange>
      </w:pPr>
      <w:r>
        <w:t>Here</w:t>
      </w:r>
      <w:ins w:id="1456" w:author="mmeshek" w:date="2017-10-19T14:35:00Z">
        <w:r w:rsidR="0096262A">
          <w:t>,</w:t>
        </w:r>
      </w:ins>
      <w:r>
        <w:t xml:space="preserve"> </w:t>
      </w:r>
      <w:r>
        <w:rPr>
          <w:rStyle w:val="VerbatimChar"/>
        </w:rPr>
        <w:t>connection</w:t>
      </w:r>
      <w:r>
        <w:t xml:space="preserve"> is the connection object return</w:t>
      </w:r>
      <w:ins w:id="1457" w:author="mmeshek" w:date="2017-10-19T14:35:00Z">
        <w:r w:rsidR="0096262A">
          <w:t>ed</w:t>
        </w:r>
      </w:ins>
      <w:r>
        <w:t xml:space="preserve"> by the </w:t>
      </w:r>
      <w:r>
        <w:rPr>
          <w:rStyle w:val="VerbatimChar"/>
        </w:rPr>
        <w:t>connect</w:t>
      </w:r>
      <w:r>
        <w:t xml:space="preserve"> function and </w:t>
      </w:r>
      <w:r>
        <w:rPr>
          <w:rStyle w:val="VerbatimChar"/>
        </w:rPr>
        <w:t>modelId</w:t>
      </w:r>
      <w:r>
        <w:t xml:space="preserve"> is </w:t>
      </w:r>
      <w:ins w:id="1458" w:author="mmeshek" w:date="2017-10-19T14:35:00Z">
        <w:r w:rsidR="0096262A">
          <w:t xml:space="preserve">either </w:t>
        </w:r>
      </w:ins>
      <w:r>
        <w:t>the string identifying the model</w:t>
      </w:r>
      <w:del w:id="1459" w:author="mmeshek" w:date="2017-10-19T14:35:00Z">
        <w:r w:rsidDel="0096262A">
          <w:delText>,</w:delText>
        </w:r>
      </w:del>
      <w:r>
        <w:t xml:space="preserve"> or </w:t>
      </w:r>
      <w:r>
        <w:rPr>
          <w:rStyle w:val="VerbatimChar"/>
        </w:rPr>
        <w:t>null</w:t>
      </w:r>
      <w:r>
        <w:t xml:space="preserve"> if metadata for all models is requested. After all of</w:t>
      </w:r>
      <w:del w:id="1460" w:author="mmeshek" w:date="2017-10-19T14:35:00Z">
        <w:r w:rsidDel="0048541E">
          <w:delText xml:space="preserve"> </w:delText>
        </w:r>
      </w:del>
      <w:ins w:id="1461" w:author="mmeshek" w:date="2017-10-19T14:35:00Z">
        <w:r w:rsidR="0048541E">
          <w:t> </w:t>
        </w:r>
      </w:ins>
      <w:r>
        <w:t xml:space="preserve">the model metadata have been retrieved, the </w:t>
      </w:r>
      <w:r>
        <w:rPr>
          <w:rStyle w:val="VerbatimChar"/>
        </w:rPr>
        <w:t>notify</w:t>
      </w:r>
      <w:r>
        <w:t xml:space="preserve"> function is called with the list of model metadata objects as its argument; if an error occurs, </w:t>
      </w:r>
      <w:del w:id="1462" w:author="mmeshek" w:date="2017-10-18T13:16:00Z">
        <w:r w:rsidDel="006938A5">
          <w:delText xml:space="preserve">then </w:delText>
        </w:r>
      </w:del>
      <w:r>
        <w:rPr>
          <w:rStyle w:val="VerbatimChar"/>
        </w:rPr>
        <w:t>notifyError</w:t>
      </w:r>
      <w:r>
        <w:t xml:space="preserve"> is called with the error message as its argument. The function </w:t>
      </w:r>
      <w:r>
        <w:rPr>
          <w:rStyle w:val="VerbatimChar"/>
        </w:rPr>
        <w:t>requestModelsMetadata</w:t>
      </w:r>
      <w:r>
        <w:t xml:space="preserve"> returns a result object that contains a field </w:t>
      </w:r>
      <w:r>
        <w:rPr>
          <w:rStyle w:val="VerbatimChar"/>
        </w:rPr>
        <w:t>done</w:t>
      </w:r>
      <w:r>
        <w:t xml:space="preserve"> indicating whether all model metadata have been retrieved and a field </w:t>
      </w:r>
      <w:r>
        <w:rPr>
          <w:rStyle w:val="VerbatimChar"/>
        </w:rPr>
        <w:t>models</w:t>
      </w:r>
      <w:r>
        <w:t xml:space="preserve"> listing the model metadata retrieved so far.</w:t>
      </w:r>
    </w:p>
    <w:p w14:paraId="59434661" w14:textId="77777777" w:rsidR="009F2112" w:rsidRDefault="005942DF">
      <w:pPr>
        <w:pStyle w:val="NRELHead03"/>
        <w:pPrChange w:id="1463" w:author="mmeshek" w:date="2017-09-26T08:22:00Z">
          <w:pPr>
            <w:pStyle w:val="Heading3"/>
          </w:pPr>
        </w:pPrChange>
      </w:pPr>
      <w:bookmarkStart w:id="1464" w:name="retrieve-data-records"/>
      <w:bookmarkEnd w:id="1464"/>
      <w:r>
        <w:t>Retrieve data records</w:t>
      </w:r>
    </w:p>
    <w:p w14:paraId="04EFE1B7" w14:textId="77777777" w:rsidR="009F2112" w:rsidRDefault="005942DF">
      <w:pPr>
        <w:pStyle w:val="NRELBodyText"/>
        <w:pPrChange w:id="1465" w:author="mmeshek" w:date="2017-09-26T08:23:00Z">
          <w:pPr>
            <w:pStyle w:val="FirstParagraph"/>
          </w:pPr>
        </w:pPrChange>
      </w:pPr>
      <w:r>
        <w:rPr>
          <w:rStyle w:val="VerbatimChar"/>
          <w:b/>
        </w:rPr>
        <w:t>requestRecordsData(connection, modelId, maxRecords, variableIds, bookmarkId, notify, notifyError)</w:t>
      </w:r>
    </w:p>
    <w:p w14:paraId="01B2E13B" w14:textId="77777777" w:rsidR="009F2112" w:rsidRDefault="005942DF">
      <w:pPr>
        <w:pStyle w:val="NRELBodyText"/>
        <w:pPrChange w:id="1466" w:author="mmeshek" w:date="2017-09-26T08:29:00Z">
          <w:pPr>
            <w:pStyle w:val="BodyText"/>
          </w:pPr>
        </w:pPrChange>
      </w:pPr>
      <w:r>
        <w:t>Here</w:t>
      </w:r>
      <w:ins w:id="1467" w:author="mmeshek" w:date="2017-10-19T14:36:00Z">
        <w:r w:rsidR="0048541E">
          <w:t>,</w:t>
        </w:r>
      </w:ins>
      <w:r>
        <w:t xml:space="preserve"> </w:t>
      </w:r>
      <w:r>
        <w:rPr>
          <w:rStyle w:val="VerbatimChar"/>
        </w:rPr>
        <w:t>connection</w:t>
      </w:r>
      <w:r>
        <w:t xml:space="preserve"> is the connection object return by the </w:t>
      </w:r>
      <w:r>
        <w:rPr>
          <w:rStyle w:val="VerbatimChar"/>
        </w:rPr>
        <w:t>connect</w:t>
      </w:r>
      <w:r>
        <w:t xml:space="preserve"> function and </w:t>
      </w:r>
      <w:r>
        <w:rPr>
          <w:rStyle w:val="VerbatimChar"/>
        </w:rPr>
        <w:t>modelId</w:t>
      </w:r>
      <w:r>
        <w:t xml:space="preserve"> is the string identifying the model. After all of the data records have been retrieved, the </w:t>
      </w:r>
      <w:r>
        <w:rPr>
          <w:rStyle w:val="VerbatimChar"/>
        </w:rPr>
        <w:t>notify</w:t>
      </w:r>
      <w:r>
        <w:t xml:space="preserve"> function is called with the list of data records as its argument; if an error occurs, </w:t>
      </w:r>
      <w:del w:id="1468" w:author="mmeshek" w:date="2017-10-18T13:16:00Z">
        <w:r w:rsidDel="006938A5">
          <w:delText xml:space="preserve">then </w:delText>
        </w:r>
      </w:del>
      <w:r>
        <w:rPr>
          <w:rStyle w:val="VerbatimChar"/>
        </w:rPr>
        <w:t>notifyError</w:t>
      </w:r>
      <w:r>
        <w:t xml:space="preserve"> is called with the error message as its argument. The </w:t>
      </w:r>
      <w:r>
        <w:rPr>
          <w:rStyle w:val="VerbatimChar"/>
        </w:rPr>
        <w:t>maxRecords</w:t>
      </w:r>
      <w:r>
        <w:t xml:space="preserve"> argument specifies the maximum number of records to retrieve, </w:t>
      </w:r>
      <w:r>
        <w:rPr>
          <w:rStyle w:val="VerbatimChar"/>
        </w:rPr>
        <w:t>variableIds</w:t>
      </w:r>
      <w:r>
        <w:t xml:space="preserve"> may list the variables of interest, and </w:t>
      </w:r>
      <w:r>
        <w:rPr>
          <w:rStyle w:val="VerbatimChar"/>
        </w:rPr>
        <w:t>bookmarkId</w:t>
      </w:r>
      <w:r>
        <w:t xml:space="preserve"> restricts the results to bookmarked records. The function </w:t>
      </w:r>
      <w:r>
        <w:rPr>
          <w:rStyle w:val="VerbatimChar"/>
        </w:rPr>
        <w:t>requestRecordsData</w:t>
      </w:r>
      <w:r>
        <w:t xml:space="preserve"> returns a result object that contains a field </w:t>
      </w:r>
      <w:r>
        <w:rPr>
          <w:rStyle w:val="VerbatimChar"/>
        </w:rPr>
        <w:t>done</w:t>
      </w:r>
      <w:r>
        <w:t xml:space="preserve"> indicating whether all data records have been retrieved and a field </w:t>
      </w:r>
      <w:r>
        <w:rPr>
          <w:rStyle w:val="VerbatimChar"/>
        </w:rPr>
        <w:t>data</w:t>
      </w:r>
      <w:r>
        <w:t xml:space="preserve"> listing the data records retrieved so far.</w:t>
      </w:r>
    </w:p>
    <w:p w14:paraId="46774D4E" w14:textId="77777777" w:rsidR="009F2112" w:rsidRDefault="005942DF">
      <w:pPr>
        <w:pStyle w:val="NRELHead03"/>
        <w:pPrChange w:id="1469" w:author="mmeshek" w:date="2017-09-26T08:22:00Z">
          <w:pPr>
            <w:pStyle w:val="Heading3"/>
          </w:pPr>
        </w:pPrChange>
      </w:pPr>
      <w:bookmarkStart w:id="1470" w:name="retrieve-list-of-bookmarks"/>
      <w:bookmarkEnd w:id="1470"/>
      <w:r>
        <w:t>Retrieve list of bookmarks</w:t>
      </w:r>
    </w:p>
    <w:p w14:paraId="69DD7E01" w14:textId="77777777" w:rsidR="009F2112" w:rsidRDefault="005942DF">
      <w:pPr>
        <w:pStyle w:val="NRELBodyText"/>
        <w:pPrChange w:id="1471" w:author="mmeshek" w:date="2017-09-26T08:23:00Z">
          <w:pPr>
            <w:pStyle w:val="FirstParagraph"/>
          </w:pPr>
        </w:pPrChange>
      </w:pPr>
      <w:r>
        <w:rPr>
          <w:rStyle w:val="VerbatimChar"/>
          <w:b/>
        </w:rPr>
        <w:t>requestBookmarkMeta(connection, modelId, bookmarkId, notify, notifyError)</w:t>
      </w:r>
    </w:p>
    <w:p w14:paraId="7137E6F1" w14:textId="77777777" w:rsidR="009F2112" w:rsidRDefault="005942DF">
      <w:pPr>
        <w:pStyle w:val="NRELBodyText"/>
        <w:pPrChange w:id="1472" w:author="mmeshek" w:date="2017-09-26T08:29:00Z">
          <w:pPr>
            <w:pStyle w:val="BodyText"/>
          </w:pPr>
        </w:pPrChange>
      </w:pPr>
      <w:r>
        <w:t>Here</w:t>
      </w:r>
      <w:ins w:id="1473" w:author="mmeshek" w:date="2017-10-19T14:37:00Z">
        <w:r w:rsidR="0048541E">
          <w:t>,</w:t>
        </w:r>
      </w:ins>
      <w:r>
        <w:t xml:space="preserve"> </w:t>
      </w:r>
      <w:r>
        <w:rPr>
          <w:rStyle w:val="VerbatimChar"/>
        </w:rPr>
        <w:t>connection</w:t>
      </w:r>
      <w:r>
        <w:t xml:space="preserve"> is the connection object return</w:t>
      </w:r>
      <w:ins w:id="1474" w:author="mmeshek" w:date="2017-10-19T14:37:00Z">
        <w:r w:rsidR="0048541E">
          <w:t>ed</w:t>
        </w:r>
      </w:ins>
      <w:r>
        <w:t xml:space="preserve"> by the </w:t>
      </w:r>
      <w:r>
        <w:rPr>
          <w:rStyle w:val="VerbatimChar"/>
        </w:rPr>
        <w:t>connect</w:t>
      </w:r>
      <w:r>
        <w:t xml:space="preserve"> function, </w:t>
      </w:r>
      <w:r>
        <w:rPr>
          <w:rStyle w:val="VerbatimChar"/>
        </w:rPr>
        <w:t>modelId</w:t>
      </w:r>
      <w:r>
        <w:t xml:space="preserve"> is the string identifying the model, and </w:t>
      </w:r>
      <w:r>
        <w:rPr>
          <w:rStyle w:val="VerbatimChar"/>
        </w:rPr>
        <w:t>bookmarkId</w:t>
      </w:r>
      <w:r>
        <w:t xml:space="preserve"> is </w:t>
      </w:r>
      <w:ins w:id="1475" w:author="mmeshek" w:date="2017-10-19T14:37:00Z">
        <w:r w:rsidR="0048541E">
          <w:t xml:space="preserve">either </w:t>
        </w:r>
      </w:ins>
      <w:r>
        <w:t>the string identifying the bookmark</w:t>
      </w:r>
      <w:del w:id="1476" w:author="mmeshek" w:date="2017-10-19T14:37:00Z">
        <w:r w:rsidDel="0048541E">
          <w:delText>,</w:delText>
        </w:r>
      </w:del>
      <w:r>
        <w:t xml:space="preserve"> or </w:t>
      </w:r>
      <w:r>
        <w:rPr>
          <w:rStyle w:val="VerbatimChar"/>
        </w:rPr>
        <w:t>null</w:t>
      </w:r>
      <w:r>
        <w:t xml:space="preserve"> if metadata for all bookmarks is requested. After all of the bookmark metadata have been retrieved, the </w:t>
      </w:r>
      <w:r>
        <w:rPr>
          <w:rStyle w:val="VerbatimChar"/>
        </w:rPr>
        <w:t>notify</w:t>
      </w:r>
      <w:r>
        <w:t xml:space="preserve"> function is called with the list of bookmark metadata as its argument; if an error occurs, </w:t>
      </w:r>
      <w:del w:id="1477" w:author="mmeshek" w:date="2017-10-18T13:16:00Z">
        <w:r w:rsidDel="006938A5">
          <w:delText xml:space="preserve">then </w:delText>
        </w:r>
      </w:del>
      <w:r>
        <w:rPr>
          <w:rStyle w:val="VerbatimChar"/>
        </w:rPr>
        <w:t>notifyError</w:t>
      </w:r>
      <w:r>
        <w:t xml:space="preserve"> is called with the error message as its argument. The function </w:t>
      </w:r>
      <w:r>
        <w:rPr>
          <w:rStyle w:val="VerbatimChar"/>
        </w:rPr>
        <w:t>requestBookmarkMeta</w:t>
      </w:r>
      <w:r>
        <w:t xml:space="preserve"> returns a result object that contains a field </w:t>
      </w:r>
      <w:r>
        <w:rPr>
          <w:rStyle w:val="VerbatimChar"/>
        </w:rPr>
        <w:t>done</w:t>
      </w:r>
      <w:r>
        <w:t xml:space="preserve"> indicating whether all bookmark metadata have been retrieved and a field </w:t>
      </w:r>
      <w:r>
        <w:rPr>
          <w:rStyle w:val="VerbatimChar"/>
        </w:rPr>
        <w:t>bookmarks</w:t>
      </w:r>
      <w:r>
        <w:t xml:space="preserve"> listing the bookmark metadata retrieved so far.</w:t>
      </w:r>
    </w:p>
    <w:p w14:paraId="08A3B20D" w14:textId="77777777" w:rsidR="009F2112" w:rsidRDefault="005942DF">
      <w:pPr>
        <w:pStyle w:val="NRELHead03"/>
        <w:pPrChange w:id="1478" w:author="mmeshek" w:date="2017-09-26T08:22:00Z">
          <w:pPr>
            <w:pStyle w:val="Heading3"/>
          </w:pPr>
        </w:pPrChange>
      </w:pPr>
      <w:bookmarkStart w:id="1479" w:name="createupdate-a-bookmark"/>
      <w:bookmarkEnd w:id="1479"/>
      <w:r>
        <w:t>Create/update a bookmark</w:t>
      </w:r>
    </w:p>
    <w:p w14:paraId="0AF25200" w14:textId="77777777" w:rsidR="009F2112" w:rsidRDefault="005942DF">
      <w:pPr>
        <w:pStyle w:val="NRELBodyText"/>
        <w:pPrChange w:id="1480" w:author="mmeshek" w:date="2017-09-26T08:23:00Z">
          <w:pPr>
            <w:pStyle w:val="FirstParagraph"/>
          </w:pPr>
        </w:pPrChange>
      </w:pPr>
      <w:r>
        <w:rPr>
          <w:rStyle w:val="VerbatimChar"/>
          <w:b/>
        </w:rPr>
        <w:t>requestSaveBookmark(connection, modelId, name, filter, notify, notifyError)</w:t>
      </w:r>
    </w:p>
    <w:p w14:paraId="0D408319" w14:textId="77777777" w:rsidR="009F2112" w:rsidRDefault="005942DF">
      <w:pPr>
        <w:pStyle w:val="NRELBodyText"/>
        <w:pPrChange w:id="1481" w:author="mmeshek" w:date="2017-09-26T08:29:00Z">
          <w:pPr>
            <w:pStyle w:val="BodyText"/>
          </w:pPr>
        </w:pPrChange>
      </w:pPr>
      <w:r>
        <w:lastRenderedPageBreak/>
        <w:t>Here</w:t>
      </w:r>
      <w:ins w:id="1482" w:author="mmeshek" w:date="2017-10-19T14:37:00Z">
        <w:r w:rsidR="0048541E">
          <w:t>,</w:t>
        </w:r>
      </w:ins>
      <w:r>
        <w:t xml:space="preserve"> </w:t>
      </w:r>
      <w:r>
        <w:rPr>
          <w:rStyle w:val="VerbatimChar"/>
        </w:rPr>
        <w:t>connection</w:t>
      </w:r>
      <w:r>
        <w:t xml:space="preserve"> is the connection object returned by the </w:t>
      </w:r>
      <w:r>
        <w:rPr>
          <w:rStyle w:val="VerbatimChar"/>
        </w:rPr>
        <w:t>connect</w:t>
      </w:r>
      <w:r>
        <w:t xml:space="preserve"> function, </w:t>
      </w:r>
      <w:r>
        <w:rPr>
          <w:rStyle w:val="VerbatimChar"/>
        </w:rPr>
        <w:t>modelId</w:t>
      </w:r>
      <w:r>
        <w:t xml:space="preserve"> is the string identifying the model, and </w:t>
      </w:r>
      <w:r>
        <w:rPr>
          <w:rStyle w:val="VerbatimChar"/>
        </w:rPr>
        <w:t>bookmarkId</w:t>
      </w:r>
      <w:r>
        <w:t xml:space="preserve"> is </w:t>
      </w:r>
      <w:ins w:id="1483" w:author="mmeshek" w:date="2017-10-19T14:37:00Z">
        <w:r w:rsidR="0048541E">
          <w:t xml:space="preserve">either </w:t>
        </w:r>
      </w:ins>
      <w:r>
        <w:t xml:space="preserve">null for a new bookmark or the identifier for a bookmark being updated. The </w:t>
      </w:r>
      <w:r>
        <w:rPr>
          <w:rStyle w:val="VerbatimChar"/>
        </w:rPr>
        <w:t>name</w:t>
      </w:r>
      <w:r>
        <w:t xml:space="preserve"> field names the bookmark and the </w:t>
      </w:r>
      <w:r>
        <w:rPr>
          <w:rStyle w:val="VerbatimChar"/>
        </w:rPr>
        <w:t>filter</w:t>
      </w:r>
      <w:r>
        <w:t xml:space="preserve"> object describing the filtering operation for the bookmark. After the bookmark metadata has been created or updated, the </w:t>
      </w:r>
      <w:r>
        <w:rPr>
          <w:rStyle w:val="VerbatimChar"/>
        </w:rPr>
        <w:t>notify</w:t>
      </w:r>
      <w:r>
        <w:t xml:space="preserve"> function is called with the list of bookmark metadata as its argument; if an error occurs, </w:t>
      </w:r>
      <w:del w:id="1484" w:author="mmeshek" w:date="2017-10-18T13:16:00Z">
        <w:r w:rsidDel="006938A5">
          <w:delText xml:space="preserve">then </w:delText>
        </w:r>
      </w:del>
      <w:r>
        <w:rPr>
          <w:rStyle w:val="VerbatimChar"/>
        </w:rPr>
        <w:t>notifyError</w:t>
      </w:r>
      <w:r>
        <w:t xml:space="preserve"> is called with the error message as its argument. The</w:t>
      </w:r>
      <w:del w:id="1485" w:author="mmeshek" w:date="2017-10-19T14:38:00Z">
        <w:r w:rsidDel="0048541E">
          <w:delText xml:space="preserve"> </w:delText>
        </w:r>
      </w:del>
      <w:ins w:id="1486" w:author="mmeshek" w:date="2017-10-19T14:38:00Z">
        <w:r w:rsidR="0048541E">
          <w:t> </w:t>
        </w:r>
      </w:ins>
      <w:r>
        <w:t xml:space="preserve">function </w:t>
      </w:r>
      <w:r>
        <w:rPr>
          <w:rStyle w:val="VerbatimChar"/>
        </w:rPr>
        <w:t>requestSaveBookmark</w:t>
      </w:r>
      <w:r>
        <w:t xml:space="preserve"> returns a result object that contains a field </w:t>
      </w:r>
      <w:r>
        <w:rPr>
          <w:rStyle w:val="VerbatimChar"/>
        </w:rPr>
        <w:t>done</w:t>
      </w:r>
      <w:r>
        <w:t xml:space="preserve"> indicating whether all bookmark metadata have been retrieved and a field </w:t>
      </w:r>
      <w:r>
        <w:rPr>
          <w:rStyle w:val="VerbatimChar"/>
        </w:rPr>
        <w:t>bookmarks</w:t>
      </w:r>
      <w:r>
        <w:t xml:space="preserve"> listing the bookmark metadata retrieved so far.</w:t>
      </w:r>
    </w:p>
    <w:p w14:paraId="7EF2194A" w14:textId="77777777" w:rsidR="009F2112" w:rsidRDefault="005942DF">
      <w:pPr>
        <w:pStyle w:val="NRELHead02"/>
        <w:pPrChange w:id="1487" w:author="mmeshek" w:date="2017-09-26T08:22:00Z">
          <w:pPr>
            <w:pStyle w:val="Heading2"/>
          </w:pPr>
        </w:pPrChange>
      </w:pPr>
      <w:bookmarkStart w:id="1488" w:name="python-client-library"/>
      <w:bookmarkStart w:id="1489" w:name="_Toc492447381"/>
      <w:bookmarkStart w:id="1490" w:name="_Toc494178821"/>
      <w:bookmarkEnd w:id="1488"/>
      <w:r>
        <w:t>Python Client Library</w:t>
      </w:r>
      <w:bookmarkEnd w:id="1489"/>
      <w:bookmarkEnd w:id="1490"/>
    </w:p>
    <w:p w14:paraId="28C12977" w14:textId="77777777" w:rsidR="009F2112" w:rsidRDefault="005942DF">
      <w:pPr>
        <w:pStyle w:val="NRELBodyText"/>
        <w:pPrChange w:id="1491" w:author="mmeshek" w:date="2017-09-26T08:29:00Z">
          <w:pPr>
            <w:pStyle w:val="FirstParagraph"/>
          </w:pPr>
        </w:pPrChange>
      </w:pPr>
      <w:r>
        <w:t xml:space="preserve">Full documentation for the Python client library is </w:t>
      </w:r>
      <w:del w:id="1492" w:author="mmeshek" w:date="2017-09-26T08:29:00Z">
        <w:r w:rsidDel="00D04213">
          <w:delText xml:space="preserve">a </w:delText>
        </w:r>
      </w:del>
      <w:r>
        <w:t xml:space="preserve">available at </w:t>
      </w:r>
      <w:del w:id="1493" w:author="mmeshek" w:date="2017-09-26T08:29:00Z">
        <w:r w:rsidDel="00D04213">
          <w:delText>&lt;</w:delText>
        </w:r>
      </w:del>
      <w:r w:rsidR="00786AF4">
        <w:fldChar w:fldCharType="begin"/>
      </w:r>
      <w:r w:rsidR="00786AF4">
        <w:instrText xml:space="preserve"> HYPERLINK "http://github.com/NREL/AESD/lib/python" \h </w:instrText>
      </w:r>
      <w:r w:rsidR="00786AF4">
        <w:fldChar w:fldCharType="separate"/>
      </w:r>
      <w:r>
        <w:rPr>
          <w:rStyle w:val="Hyperlink"/>
        </w:rPr>
        <w:t>http://github.com/NREL/AESD/lib/python</w:t>
      </w:r>
      <w:r w:rsidR="00786AF4">
        <w:rPr>
          <w:rStyle w:val="Hyperlink"/>
        </w:rPr>
        <w:fldChar w:fldCharType="end"/>
      </w:r>
      <w:del w:id="1494" w:author="mmeshek" w:date="2017-09-26T08:29:00Z">
        <w:r w:rsidDel="00D04213">
          <w:delText>&gt;</w:delText>
        </w:r>
      </w:del>
      <w:r>
        <w:t>.</w:t>
      </w:r>
    </w:p>
    <w:p w14:paraId="15607E31" w14:textId="77777777" w:rsidR="009F2112" w:rsidRDefault="005942DF">
      <w:pPr>
        <w:pStyle w:val="NRELHead03"/>
        <w:pPrChange w:id="1495" w:author="mmeshek" w:date="2017-09-26T08:22:00Z">
          <w:pPr>
            <w:pStyle w:val="Heading3"/>
          </w:pPr>
        </w:pPrChange>
      </w:pPr>
      <w:bookmarkStart w:id="1496" w:name="client-api"/>
      <w:bookmarkEnd w:id="1496"/>
      <w:r>
        <w:t>Client API</w:t>
      </w:r>
    </w:p>
    <w:p w14:paraId="31D5EDFA" w14:textId="77777777" w:rsidR="009F2112" w:rsidRDefault="005942DF">
      <w:pPr>
        <w:pStyle w:val="NRELBodyText"/>
        <w:pPrChange w:id="1497" w:author="mmeshek" w:date="2017-09-26T08:23:00Z">
          <w:pPr>
            <w:pStyle w:val="FirstParagraph"/>
          </w:pPr>
        </w:pPrChange>
      </w:pPr>
      <w:r>
        <w:rPr>
          <w:rStyle w:val="VerbatimChar"/>
          <w:b/>
        </w:rPr>
        <w:t>new_server(self, server_url)</w:t>
      </w:r>
    </w:p>
    <w:p w14:paraId="771750EE" w14:textId="77777777" w:rsidR="009F2112" w:rsidRDefault="005942DF">
      <w:pPr>
        <w:pStyle w:val="SourceCode"/>
      </w:pPr>
      <w:r>
        <w:rPr>
          <w:rStyle w:val="VerbatimChar"/>
        </w:rPr>
        <w:t xml:space="preserve">Change server </w:t>
      </w:r>
      <w:commentRangeStart w:id="1498"/>
      <w:commentRangeStart w:id="1499"/>
      <w:del w:id="1500" w:author="Bush, Brian" w:date="2017-10-24T12:04:00Z">
        <w:r w:rsidDel="004609AA">
          <w:rPr>
            <w:rStyle w:val="VerbatimChar"/>
          </w:rPr>
          <w:delText>url</w:delText>
        </w:r>
      </w:del>
      <w:commentRangeEnd w:id="1498"/>
      <w:ins w:id="1501" w:author="Bush, Brian" w:date="2017-10-24T12:04:00Z">
        <w:r w:rsidR="004609AA">
          <w:rPr>
            <w:rStyle w:val="VerbatimChar"/>
          </w:rPr>
          <w:t>URL</w:t>
        </w:r>
      </w:ins>
      <w:r w:rsidR="00FB7DA6">
        <w:rPr>
          <w:rStyle w:val="CommentReference"/>
        </w:rPr>
        <w:commentReference w:id="1498"/>
      </w:r>
      <w:commentRangeEnd w:id="1499"/>
      <w:r w:rsidR="004609AA">
        <w:rPr>
          <w:rStyle w:val="CommentReference"/>
        </w:rPr>
        <w:commentReference w:id="1499"/>
      </w:r>
      <w:r>
        <w:rPr>
          <w:rStyle w:val="VerbatimChar"/>
        </w:rPr>
        <w:t xml:space="preserve"> to which </w:t>
      </w:r>
      <w:del w:id="1502" w:author="Bush, Brian" w:date="2017-10-24T12:04:00Z">
        <w:r w:rsidDel="004609AA">
          <w:rPr>
            <w:rStyle w:val="VerbatimChar"/>
          </w:rPr>
          <w:delText xml:space="preserve">websocket </w:delText>
        </w:r>
      </w:del>
      <w:ins w:id="1503" w:author="Bush, Brian" w:date="2017-10-24T12:04:00Z">
        <w:r w:rsidR="004609AA">
          <w:rPr>
            <w:rStyle w:val="VerbatimChar"/>
          </w:rPr>
          <w:t>W</w:t>
        </w:r>
        <w:r w:rsidR="004609AA">
          <w:rPr>
            <w:rStyle w:val="VerbatimChar"/>
          </w:rPr>
          <w:t>eb</w:t>
        </w:r>
        <w:r w:rsidR="004609AA">
          <w:rPr>
            <w:rStyle w:val="VerbatimChar"/>
          </w:rPr>
          <w:t>S</w:t>
        </w:r>
        <w:r w:rsidR="004609AA">
          <w:rPr>
            <w:rStyle w:val="VerbatimChar"/>
          </w:rPr>
          <w:t xml:space="preserve">ocket </w:t>
        </w:r>
      </w:ins>
      <w:r>
        <w:rPr>
          <w:rStyle w:val="VerbatimChar"/>
        </w:rPr>
        <w:t>will conn</w:t>
      </w:r>
      <w:del w:id="1504" w:author="mmeshek" w:date="2017-09-26T09:14:00Z">
        <w:r w:rsidDel="004043B4">
          <w:rPr>
            <w:rStyle w:val="VerbatimChar"/>
          </w:rPr>
          <w:delText>n</w:delText>
        </w:r>
      </w:del>
      <w:r>
        <w:rPr>
          <w:rStyle w:val="VerbatimChar"/>
        </w:rPr>
        <w:t>ect</w:t>
      </w:r>
      <w:r>
        <w:br/>
      </w:r>
      <w:r>
        <w:rPr>
          <w:rStyle w:val="VerbatimChar"/>
        </w:rPr>
        <w:t>Parameters</w:t>
      </w:r>
      <w:r>
        <w:br/>
      </w:r>
      <w:r>
        <w:rPr>
          <w:rStyle w:val="VerbatimChar"/>
        </w:rPr>
        <w:t>----------</w:t>
      </w:r>
      <w:r>
        <w:br/>
      </w:r>
      <w:r>
        <w:rPr>
          <w:rStyle w:val="VerbatimChar"/>
        </w:rPr>
        <w:t>server_url : 'string'</w:t>
      </w:r>
      <w:r>
        <w:br/>
      </w:r>
      <w:r>
        <w:rPr>
          <w:rStyle w:val="VerbatimChar"/>
        </w:rPr>
        <w:t xml:space="preserve">    server url</w:t>
      </w:r>
      <w:r>
        <w:br/>
      </w:r>
      <w:r>
        <w:rPr>
          <w:rStyle w:val="VerbatimChar"/>
        </w:rPr>
        <w:t xml:space="preserve"> </w:t>
      </w:r>
      <w:r>
        <w:br/>
      </w:r>
      <w:r>
        <w:rPr>
          <w:rStyle w:val="VerbatimChar"/>
        </w:rPr>
        <w:t>Returns</w:t>
      </w:r>
      <w:r>
        <w:br/>
      </w:r>
      <w:r>
        <w:rPr>
          <w:rStyle w:val="VerbatimChar"/>
        </w:rPr>
        <w:t>---------</w:t>
      </w:r>
      <w:r>
        <w:br/>
      </w:r>
      <w:r>
        <w:rPr>
          <w:rStyle w:val="VerbatimChar"/>
        </w:rPr>
        <w:t>self.url : 'string'</w:t>
      </w:r>
      <w:r>
        <w:br/>
      </w:r>
      <w:r>
        <w:rPr>
          <w:rStyle w:val="VerbatimChar"/>
        </w:rPr>
        <w:t xml:space="preserve">    server url</w:t>
      </w:r>
    </w:p>
    <w:p w14:paraId="5488B4BE" w14:textId="77777777" w:rsidR="009F2112" w:rsidRDefault="005942DF">
      <w:pPr>
        <w:pStyle w:val="NRELBodyText"/>
        <w:pPrChange w:id="1505" w:author="mmeshek" w:date="2017-09-26T08:23:00Z">
          <w:pPr>
            <w:pStyle w:val="FirstParagraph"/>
          </w:pPr>
        </w:pPrChange>
      </w:pPr>
      <w:r>
        <w:rPr>
          <w:rStyle w:val="VerbatimChar"/>
          <w:b/>
        </w:rPr>
        <w:t>send(self, request)</w:t>
      </w:r>
    </w:p>
    <w:p w14:paraId="1B8AC7A6" w14:textId="77777777" w:rsidR="009F2112" w:rsidRDefault="005942DF">
      <w:pPr>
        <w:pStyle w:val="SourceCode"/>
      </w:pPr>
      <w:r>
        <w:rPr>
          <w:rStyle w:val="VerbatimChar"/>
        </w:rPr>
        <w:t>Closes event_loop</w:t>
      </w:r>
      <w:r>
        <w:br/>
      </w:r>
      <w:r>
        <w:rPr>
          <w:rStyle w:val="VerbatimChar"/>
        </w:rPr>
        <w:t>Parameters</w:t>
      </w:r>
      <w:r>
        <w:br/>
      </w:r>
      <w:r>
        <w:rPr>
          <w:rStyle w:val="VerbatimChar"/>
        </w:rPr>
        <w:t>----------</w:t>
      </w:r>
      <w:r>
        <w:br/>
      </w:r>
      <w:r>
        <w:rPr>
          <w:rStyle w:val="VerbatimChar"/>
        </w:rPr>
        <w:t>request : 'proto.request'</w:t>
      </w:r>
      <w:r>
        <w:br/>
      </w:r>
      <w:r>
        <w:rPr>
          <w:rStyle w:val="VerbatimChar"/>
        </w:rPr>
        <w:t xml:space="preserve">    proto request message</w:t>
      </w:r>
      <w:r>
        <w:br/>
      </w:r>
      <w:r>
        <w:rPr>
          <w:rStyle w:val="VerbatimChar"/>
        </w:rPr>
        <w:t>timeout : 'int'</w:t>
      </w:r>
      <w:r>
        <w:br/>
      </w:r>
      <w:r>
        <w:rPr>
          <w:rStyle w:val="VerbatimChar"/>
        </w:rPr>
        <w:t xml:space="preserve">    timeout in seconds for connection</w:t>
      </w:r>
      <w:r>
        <w:br/>
      </w:r>
      <w:r>
        <w:rPr>
          <w:rStyle w:val="VerbatimChar"/>
        </w:rPr>
        <w:t xml:space="preserve"> </w:t>
      </w:r>
      <w:r>
        <w:br/>
      </w:r>
      <w:r>
        <w:rPr>
          <w:rStyle w:val="VerbatimChar"/>
        </w:rPr>
        <w:t>Returns</w:t>
      </w:r>
      <w:r>
        <w:br/>
      </w:r>
      <w:r>
        <w:rPr>
          <w:rStyle w:val="VerbatimChar"/>
        </w:rPr>
        <w:t>---------</w:t>
      </w:r>
      <w:r>
        <w:br/>
      </w:r>
      <w:r>
        <w:rPr>
          <w:rStyle w:val="VerbatimChar"/>
        </w:rPr>
        <w:t>response : 'list'</w:t>
      </w:r>
      <w:r>
        <w:br/>
      </w:r>
      <w:r>
        <w:rPr>
          <w:rStyle w:val="VerbatimChar"/>
        </w:rPr>
        <w:t xml:space="preserve">    List of responses from the server, each response is a proto message</w:t>
      </w:r>
    </w:p>
    <w:p w14:paraId="3619F0FD" w14:textId="77777777" w:rsidR="009F2112" w:rsidRDefault="005942DF">
      <w:pPr>
        <w:pStyle w:val="NRELBodyText"/>
        <w:pPrChange w:id="1506" w:author="mmeshek" w:date="2017-09-26T08:23:00Z">
          <w:pPr>
            <w:pStyle w:val="FirstParagraph"/>
          </w:pPr>
        </w:pPrChange>
      </w:pPr>
      <w:r>
        <w:rPr>
          <w:rStyle w:val="VerbatimChar"/>
          <w:b/>
        </w:rPr>
        <w:t>get_model_info(self, model_id)</w:t>
      </w:r>
    </w:p>
    <w:p w14:paraId="1C3EF0E8" w14:textId="77777777"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lastRenderedPageBreak/>
        <w:t xml:space="preserve">    Id of model for which to requ</w:t>
      </w:r>
      <w:ins w:id="1507" w:author="mmeshek" w:date="2017-09-26T09:14:00Z">
        <w:r w:rsidR="004043B4">
          <w:rPr>
            <w:rStyle w:val="VerbatimChar"/>
          </w:rPr>
          <w:t>e</w:t>
        </w:r>
      </w:ins>
      <w:r>
        <w:rPr>
          <w:rStyle w:val="VerbatimChar"/>
        </w:rPr>
        <w:t>st models_metadata</w:t>
      </w:r>
      <w:r>
        <w:br/>
      </w:r>
      <w:r>
        <w:rPr>
          <w:rStyle w:val="VerbatimChar"/>
        </w:rPr>
        <w:t xml:space="preserve">    if None requests all models</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dictionaries for each model in models or</w:t>
      </w:r>
      <w:r>
        <w:br/>
      </w:r>
      <w:r>
        <w:rPr>
          <w:rStyle w:val="VerbatimChar"/>
        </w:rPr>
        <w:t xml:space="preserve">    dictionary for model_id</w:t>
      </w:r>
    </w:p>
    <w:p w14:paraId="35ACA356" w14:textId="77777777" w:rsidR="009F2112" w:rsidRDefault="005942DF">
      <w:pPr>
        <w:pStyle w:val="NRELBodyText"/>
        <w:pPrChange w:id="1508" w:author="mmeshek" w:date="2017-09-26T08:23:00Z">
          <w:pPr>
            <w:pStyle w:val="FirstParagraph"/>
          </w:pPr>
        </w:pPrChange>
      </w:pPr>
      <w:r>
        <w:rPr>
          <w:rStyle w:val="VerbatimChar"/>
          <w:b/>
        </w:rPr>
        <w:t>get_data(self, model_id, max_records=1000, variable_ids=None, bookmark_id=None)</w:t>
      </w:r>
    </w:p>
    <w:p w14:paraId="3B02F6C7" w14:textId="77777777"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509" w:author="mmeshek" w:date="2017-09-26T09:14:00Z">
        <w:r w:rsidR="004043B4">
          <w:rPr>
            <w:rStyle w:val="VerbatimChar"/>
          </w:rPr>
          <w:t>e</w:t>
        </w:r>
      </w:ins>
      <w:r>
        <w:rPr>
          <w:rStyle w:val="VerbatimChar"/>
        </w:rPr>
        <w:t>st records_data</w:t>
      </w:r>
      <w:r>
        <w:br/>
      </w:r>
      <w:r>
        <w:rPr>
          <w:rStyle w:val="VerbatimChar"/>
        </w:rPr>
        <w:t>max_records : 'int'</w:t>
      </w:r>
      <w:r>
        <w:br/>
      </w:r>
      <w:r>
        <w:rPr>
          <w:rStyle w:val="VerbatimChar"/>
        </w:rPr>
        <w:t xml:space="preserve">    Number or records being request (0 will return all records)</w:t>
      </w:r>
      <w:r>
        <w:br/>
      </w:r>
      <w:r>
        <w:rPr>
          <w:rStyle w:val="VerbatimChar"/>
        </w:rPr>
        <w:t>variable_ids : 'list'</w:t>
      </w:r>
      <w:r>
        <w:br/>
      </w:r>
      <w:r>
        <w:rPr>
          <w:rStyle w:val="VerbatimChar"/>
        </w:rPr>
        <w:t xml:space="preserve">    List of variable ids (ints) to be requested</w:t>
      </w:r>
      <w:r>
        <w:br/>
      </w:r>
      <w:r>
        <w:rPr>
          <w:rStyle w:val="VerbatimChar"/>
        </w:rPr>
        <w:t xml:space="preserve">    Will be returned in same order as request</w:t>
      </w:r>
      <w:r>
        <w:br/>
      </w:r>
      <w:r>
        <w:rPr>
          <w:rStyle w:val="VerbatimChar"/>
        </w:rPr>
        <w:t xml:space="preserve">    Default=None, all variables will be returned (order?)</w:t>
      </w:r>
      <w:r>
        <w:br/>
      </w:r>
      <w:r>
        <w:rPr>
          <w:rStyle w:val="VerbatimChar"/>
        </w:rPr>
        <w:t>bookmark_id : 'int'</w:t>
      </w:r>
      <w:r>
        <w:br/>
      </w:r>
      <w:r>
        <w:rPr>
          <w:rStyle w:val="VerbatimChar"/>
        </w:rPr>
        <w:t xml:space="preserve">    Request records_data based on bookmark id</w:t>
      </w:r>
      <w:r>
        <w:br/>
      </w:r>
      <w:r>
        <w:rPr>
          <w:rStyle w:val="VerbatimChar"/>
        </w:rPr>
        <w:t xml:space="preserve"> </w:t>
      </w:r>
      <w:r>
        <w:br/>
      </w:r>
      <w:r>
        <w:rPr>
          <w:rStyle w:val="VerbatimChar"/>
        </w:rPr>
        <w:t>Returns</w:t>
      </w:r>
      <w:r>
        <w:br/>
      </w:r>
      <w:r>
        <w:rPr>
          <w:rStyle w:val="VerbatimChar"/>
        </w:rPr>
        <w:t>-------</w:t>
      </w:r>
      <w:r>
        <w:br/>
      </w:r>
      <w:r>
        <w:rPr>
          <w:rStyle w:val="VerbatimChar"/>
        </w:rPr>
        <w:t>data : 'pd.DataFrame'</w:t>
      </w:r>
      <w:r>
        <w:br/>
      </w:r>
      <w:r>
        <w:rPr>
          <w:rStyle w:val="VerbatimChar"/>
        </w:rPr>
        <w:t xml:space="preserve">    </w:t>
      </w:r>
      <w:del w:id="1510" w:author="mmeshek" w:date="2017-09-26T09:15:00Z">
        <w:r w:rsidDel="004043B4">
          <w:rPr>
            <w:rStyle w:val="VerbatimChar"/>
          </w:rPr>
          <w:delText>Concatinated</w:delText>
        </w:r>
      </w:del>
      <w:ins w:id="1511" w:author="mmeshek" w:date="2017-09-26T09:15:00Z">
        <w:r w:rsidR="004043B4">
          <w:rPr>
            <w:rStyle w:val="VerbatimChar"/>
          </w:rPr>
          <w:t>Concatenated</w:t>
        </w:r>
      </w:ins>
      <w:r>
        <w:rPr>
          <w:rStyle w:val="VerbatimChar"/>
        </w:rPr>
        <w:t xml:space="preserve"> data from each response message</w:t>
      </w:r>
      <w:r>
        <w:br/>
      </w:r>
      <w:r>
        <w:rPr>
          <w:rStyle w:val="VerbatimChar"/>
        </w:rPr>
        <w:t xml:space="preserve">    Variable ids replaced with names from model_info</w:t>
      </w:r>
    </w:p>
    <w:p w14:paraId="7BC216A4" w14:textId="77777777" w:rsidR="009F2112" w:rsidRDefault="005942DF">
      <w:pPr>
        <w:pStyle w:val="NRELBodyText"/>
        <w:pPrChange w:id="1512" w:author="mmeshek" w:date="2017-09-26T08:23:00Z">
          <w:pPr>
            <w:pStyle w:val="FirstParagraph"/>
          </w:pPr>
        </w:pPrChange>
      </w:pPr>
      <w:r>
        <w:rPr>
          <w:rStyle w:val="VerbatimChar"/>
          <w:b/>
        </w:rPr>
        <w:t>do_work(self, model_id, inputs)</w:t>
      </w:r>
    </w:p>
    <w:p w14:paraId="5FEB966D" w14:textId="77777777"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513" w:author="mmeshek" w:date="2017-09-26T09:15:00Z">
        <w:r w:rsidR="004043B4">
          <w:rPr>
            <w:rStyle w:val="VerbatimChar"/>
          </w:rPr>
          <w:t>e</w:t>
        </w:r>
      </w:ins>
      <w:r>
        <w:rPr>
          <w:rStyle w:val="VerbatimChar"/>
        </w:rPr>
        <w:t>st records_data</w:t>
      </w:r>
      <w:r>
        <w:br/>
      </w:r>
      <w:r>
        <w:rPr>
          <w:rStyle w:val="VerbatimChar"/>
        </w:rPr>
        <w:t>inputs : 'dict'</w:t>
      </w:r>
      <w:r>
        <w:br/>
      </w:r>
      <w:r>
        <w:rPr>
          <w:rStyle w:val="VerbatimChar"/>
        </w:rPr>
        <w:t xml:space="preserve">    Dictionary of {var_id: value} pairs</w:t>
      </w:r>
      <w:r>
        <w:br/>
      </w:r>
      <w:r>
        <w:rPr>
          <w:rStyle w:val="VerbatimChar"/>
        </w:rPr>
        <w:t xml:space="preserve"> </w:t>
      </w:r>
      <w:r>
        <w:br/>
      </w:r>
      <w:r>
        <w:rPr>
          <w:rStyle w:val="VerbatimChar"/>
        </w:rPr>
        <w:t>Returns</w:t>
      </w:r>
      <w:r>
        <w:br/>
      </w:r>
      <w:r>
        <w:rPr>
          <w:rStyle w:val="VerbatimChar"/>
        </w:rPr>
        <w:t>-------</w:t>
      </w:r>
      <w:r>
        <w:br/>
      </w:r>
      <w:r>
        <w:rPr>
          <w:rStyle w:val="VerbatimChar"/>
        </w:rPr>
        <w:t>data : 'pd.DataFrame'</w:t>
      </w:r>
      <w:r>
        <w:br/>
      </w:r>
      <w:r>
        <w:rPr>
          <w:rStyle w:val="VerbatimChar"/>
        </w:rPr>
        <w:t xml:space="preserve">    </w:t>
      </w:r>
      <w:del w:id="1514" w:author="mmeshek" w:date="2017-09-26T09:15:00Z">
        <w:r w:rsidDel="004043B4">
          <w:rPr>
            <w:rStyle w:val="VerbatimChar"/>
          </w:rPr>
          <w:delText>Concatinated</w:delText>
        </w:r>
      </w:del>
      <w:ins w:id="1515" w:author="mmeshek" w:date="2017-09-26T09:15:00Z">
        <w:r w:rsidR="004043B4">
          <w:rPr>
            <w:rStyle w:val="VerbatimChar"/>
          </w:rPr>
          <w:t>Concatenated</w:t>
        </w:r>
      </w:ins>
      <w:r>
        <w:rPr>
          <w:rStyle w:val="VerbatimChar"/>
        </w:rPr>
        <w:t xml:space="preserve"> data from each response message</w:t>
      </w:r>
      <w:r>
        <w:br/>
      </w:r>
      <w:r>
        <w:rPr>
          <w:rStyle w:val="VerbatimChar"/>
        </w:rPr>
        <w:t xml:space="preserve">    Variable ids replaced with names from model_info</w:t>
      </w:r>
    </w:p>
    <w:p w14:paraId="6BF6AF62" w14:textId="77777777" w:rsidR="009F2112" w:rsidRDefault="005942DF">
      <w:pPr>
        <w:pStyle w:val="NRELBodyText"/>
        <w:pPrChange w:id="1516" w:author="mmeshek" w:date="2017-09-26T08:23:00Z">
          <w:pPr>
            <w:pStyle w:val="FirstParagraph"/>
          </w:pPr>
        </w:pPrChange>
      </w:pPr>
      <w:r>
        <w:rPr>
          <w:rStyle w:val="VerbatimChar"/>
          <w:b/>
        </w:rPr>
        <w:t>get_bookmark_info(self, model_id, bookmark_id)</w:t>
      </w:r>
    </w:p>
    <w:p w14:paraId="71B32FFF" w14:textId="77777777" w:rsidR="009F2112" w:rsidRDefault="005942DF">
      <w:pPr>
        <w:pStyle w:val="SourceCode"/>
      </w:pPr>
      <w:r>
        <w:rPr>
          <w:rStyle w:val="VerbatimChar"/>
        </w:rPr>
        <w:lastRenderedPageBreak/>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517" w:author="mmeshek" w:date="2017-09-26T09:15:00Z">
        <w:r w:rsidR="004043B4">
          <w:rPr>
            <w:rStyle w:val="VerbatimChar"/>
          </w:rPr>
          <w:t>e</w:t>
        </w:r>
      </w:ins>
      <w:r>
        <w:rPr>
          <w:rStyle w:val="VerbatimChar"/>
        </w:rPr>
        <w:t>st bookmark_meta</w:t>
      </w:r>
      <w:r>
        <w:br/>
      </w:r>
      <w:r>
        <w:rPr>
          <w:rStyle w:val="VerbatimChar"/>
        </w:rPr>
        <w:t>bookmark_id : 'string'</w:t>
      </w:r>
      <w:r>
        <w:br/>
      </w:r>
      <w:r>
        <w:rPr>
          <w:rStyle w:val="VerbatimChar"/>
        </w:rPr>
        <w:t xml:space="preserve">    Id of bookmark for which to request models_metadata</w:t>
      </w:r>
      <w:r>
        <w:br/>
      </w:r>
      <w:r>
        <w:rPr>
          <w:rStyle w:val="VerbatimChar"/>
        </w:rPr>
        <w:t xml:space="preserve">    if None request all bookmarks</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dictionaries for each model in models or</w:t>
      </w:r>
      <w:r>
        <w:br/>
      </w:r>
      <w:r>
        <w:rPr>
          <w:rStyle w:val="VerbatimChar"/>
        </w:rPr>
        <w:t xml:space="preserve">    dictionary for model_id</w:t>
      </w:r>
    </w:p>
    <w:p w14:paraId="02452AF9" w14:textId="77777777" w:rsidR="009F2112" w:rsidRDefault="005942DF">
      <w:pPr>
        <w:pStyle w:val="NRELBodyText"/>
        <w:pPrChange w:id="1518" w:author="mmeshek" w:date="2017-09-26T08:23:00Z">
          <w:pPr>
            <w:pStyle w:val="FirstParagraph"/>
          </w:pPr>
        </w:pPrChange>
      </w:pPr>
      <w:r>
        <w:rPr>
          <w:rStyle w:val="VerbatimChar"/>
          <w:b/>
        </w:rPr>
        <w:t>save_bookmark(self, model_id, name, content)</w:t>
      </w:r>
    </w:p>
    <w:p w14:paraId="328E4423" w14:textId="77777777" w:rsidR="009F2112" w:rsidRDefault="005942DF">
      <w:pPr>
        <w:pStyle w:val="SourceCode"/>
      </w:pPr>
      <w:r>
        <w:rPr>
          <w:rStyle w:val="VerbatimChar"/>
        </w:rPr>
        <w:t>Sends request to save new bookmark</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519" w:author="mmeshek" w:date="2017-09-26T09:15:00Z">
        <w:r w:rsidR="004043B4">
          <w:rPr>
            <w:rStyle w:val="VerbatimChar"/>
          </w:rPr>
          <w:t>e</w:t>
        </w:r>
      </w:ins>
      <w:r>
        <w:rPr>
          <w:rStyle w:val="VerbatimChar"/>
        </w:rPr>
        <w:t>st bookmark_meta</w:t>
      </w:r>
      <w:r>
        <w:br/>
      </w:r>
      <w:r>
        <w:rPr>
          <w:rStyle w:val="VerbatimChar"/>
        </w:rPr>
        <w:t>name : 'string'</w:t>
      </w:r>
      <w:r>
        <w:br/>
      </w:r>
      <w:r>
        <w:rPr>
          <w:rStyle w:val="VerbatimChar"/>
        </w:rPr>
        <w:t xml:space="preserve">    Name for new bookmark</w:t>
      </w:r>
      <w:r>
        <w:br/>
      </w:r>
      <w:r>
        <w:rPr>
          <w:rStyle w:val="VerbatimChar"/>
        </w:rPr>
        <w:t>content : 'list'|'tuple'</w:t>
      </w:r>
      <w:r>
        <w:br/>
      </w:r>
      <w:r>
        <w:rPr>
          <w:rStyle w:val="VerbatimChar"/>
        </w:rPr>
        <w:t xml:space="preserve">    Contents of bookmark</w:t>
      </w:r>
      <w:r>
        <w:br/>
      </w:r>
      <w:r>
        <w:rPr>
          <w:rStyle w:val="VerbatimChar"/>
        </w:rPr>
        <w:t xml:space="preserve">    list is a bookmark set</w:t>
      </w:r>
      <w:r>
        <w:br/>
      </w:r>
      <w:r>
        <w:rPr>
          <w:rStyle w:val="VerbatimChar"/>
        </w:rPr>
        <w:t xml:space="preserve">    tuple is a bookmark interval</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dictionaries for each model in models or</w:t>
      </w:r>
      <w:r>
        <w:br/>
      </w:r>
      <w:r>
        <w:rPr>
          <w:rStyle w:val="VerbatimChar"/>
        </w:rPr>
        <w:t xml:space="preserve">    dictionary for model_id</w:t>
      </w:r>
    </w:p>
    <w:p w14:paraId="16D8B69B" w14:textId="77777777" w:rsidR="009F2112" w:rsidRDefault="005942DF">
      <w:pPr>
        <w:pStyle w:val="NRELHead03"/>
        <w:pPrChange w:id="1520" w:author="mmeshek" w:date="2017-09-26T08:22:00Z">
          <w:pPr>
            <w:pStyle w:val="Heading3"/>
          </w:pPr>
        </w:pPrChange>
      </w:pPr>
      <w:bookmarkStart w:id="1521" w:name="example"/>
      <w:bookmarkEnd w:id="1521"/>
      <w:r>
        <w:t>Example</w:t>
      </w:r>
    </w:p>
    <w:p w14:paraId="12E21228" w14:textId="77777777" w:rsidR="009F2112" w:rsidRDefault="005942DF">
      <w:pPr>
        <w:pStyle w:val="NRELBodyText"/>
        <w:pPrChange w:id="1522" w:author="mmeshek" w:date="2017-09-26T08:23:00Z">
          <w:pPr>
            <w:pStyle w:val="FirstParagraph"/>
          </w:pPr>
        </w:pPrChange>
      </w:pPr>
      <w:r>
        <w:t>The figure below shows example usage of the Python Records API client.</w:t>
      </w:r>
    </w:p>
    <w:p w14:paraId="05DF44B4" w14:textId="77777777" w:rsidR="009F2112" w:rsidRDefault="005942DF">
      <w:pPr>
        <w:pStyle w:val="NRELFigureImageCentered"/>
        <w:pPrChange w:id="1523" w:author="mmeshek" w:date="2017-09-26T08:24:00Z">
          <w:pPr>
            <w:pStyle w:val="FigurewithCaption"/>
          </w:pPr>
        </w:pPrChange>
      </w:pPr>
      <w:r>
        <w:rPr>
          <w:noProof/>
        </w:rPr>
        <w:lastRenderedPageBreak/>
        <w:drawing>
          <wp:inline distT="0" distB="0" distL="0" distR="0" wp14:anchorId="19451C6A" wp14:editId="0B5FDF36">
            <wp:extent cx="6126480" cy="4135374"/>
            <wp:effectExtent l="0" t="0" r="0" b="0"/>
            <wp:docPr id="7" name="Picture" descr="Example Python session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ython-session.png"/>
                    <pic:cNvPicPr>
                      <a:picLocks noChangeAspect="1" noChangeArrowheads="1"/>
                    </pic:cNvPicPr>
                  </pic:nvPicPr>
                  <pic:blipFill>
                    <a:blip r:embed="rId19"/>
                    <a:stretch>
                      <a:fillRect/>
                    </a:stretch>
                  </pic:blipFill>
                  <pic:spPr bwMode="auto">
                    <a:xfrm>
                      <a:off x="0" y="0"/>
                      <a:ext cx="6126480" cy="4135374"/>
                    </a:xfrm>
                    <a:prstGeom prst="rect">
                      <a:avLst/>
                    </a:prstGeom>
                    <a:noFill/>
                    <a:ln w="9525">
                      <a:noFill/>
                      <a:headEnd/>
                      <a:tailEnd/>
                    </a:ln>
                  </pic:spPr>
                </pic:pic>
              </a:graphicData>
            </a:graphic>
          </wp:inline>
        </w:drawing>
      </w:r>
    </w:p>
    <w:p w14:paraId="615B5B65" w14:textId="77777777" w:rsidR="009F2112" w:rsidRDefault="005942DF">
      <w:pPr>
        <w:pStyle w:val="NRELFigureCaption"/>
        <w:pPrChange w:id="1524" w:author="mmeshek" w:date="2017-09-26T08:24:00Z">
          <w:pPr>
            <w:pStyle w:val="ImageCaption"/>
          </w:pPr>
        </w:pPrChange>
      </w:pPr>
      <w:bookmarkStart w:id="1525" w:name="_Toc494179300"/>
      <w:r>
        <w:t>Example</w:t>
      </w:r>
      <w:ins w:id="1526" w:author="mmeshek" w:date="2017-09-26T08:24:00Z">
        <w:r w:rsidR="0041277C">
          <w:t xml:space="preserve"> of a</w:t>
        </w:r>
      </w:ins>
      <w:r>
        <w:t xml:space="preserve"> Python session using the Records API</w:t>
      </w:r>
      <w:bookmarkEnd w:id="1525"/>
    </w:p>
    <w:p w14:paraId="08CE1FC4" w14:textId="77777777" w:rsidR="009F2112" w:rsidRDefault="005942DF">
      <w:pPr>
        <w:pStyle w:val="NRELHead01"/>
        <w:pageBreakBefore/>
        <w:pPrChange w:id="1527" w:author="mmeshek" w:date="2017-09-26T09:07:00Z">
          <w:pPr>
            <w:pStyle w:val="Heading1"/>
          </w:pPr>
        </w:pPrChange>
      </w:pPr>
      <w:bookmarkStart w:id="1528" w:name="appendices"/>
      <w:bookmarkStart w:id="1529" w:name="_Toc492447382"/>
      <w:bookmarkStart w:id="1530" w:name="_Toc494178822"/>
      <w:bookmarkEnd w:id="1528"/>
      <w:r>
        <w:lastRenderedPageBreak/>
        <w:t>Appendi</w:t>
      </w:r>
      <w:del w:id="1531" w:author="mmeshek" w:date="2017-09-26T08:45:00Z">
        <w:r w:rsidDel="00F66235">
          <w:delText>ces</w:delText>
        </w:r>
      </w:del>
      <w:bookmarkEnd w:id="1529"/>
      <w:bookmarkEnd w:id="1530"/>
      <w:ins w:id="1532" w:author="mmeshek" w:date="2017-09-26T08:45:00Z">
        <w:r w:rsidR="00F66235">
          <w:t>x</w:t>
        </w:r>
      </w:ins>
    </w:p>
    <w:p w14:paraId="66A54F28" w14:textId="77777777" w:rsidR="009F2112" w:rsidRDefault="005942DF">
      <w:pPr>
        <w:pStyle w:val="NRELHead02"/>
        <w:pPrChange w:id="1533" w:author="mmeshek" w:date="2017-09-26T08:22:00Z">
          <w:pPr>
            <w:pStyle w:val="Heading2"/>
          </w:pPr>
        </w:pPrChange>
      </w:pPr>
      <w:bookmarkStart w:id="1534" w:name="protocol-buffers-for-records-api-version"/>
      <w:bookmarkStart w:id="1535" w:name="_Toc492447383"/>
      <w:bookmarkStart w:id="1536" w:name="_Toc494178823"/>
      <w:bookmarkEnd w:id="1534"/>
      <w:r>
        <w:t>Protocol Buffers for Records API Version 4</w:t>
      </w:r>
      <w:bookmarkEnd w:id="1535"/>
      <w:bookmarkEnd w:id="1536"/>
    </w:p>
    <w:p w14:paraId="6EDAB122" w14:textId="77777777" w:rsidR="009F2112" w:rsidRDefault="005942DF">
      <w:pPr>
        <w:pStyle w:val="SourceCode"/>
      </w:pPr>
      <w:r>
        <w:rPr>
          <w:rStyle w:val="VerbatimChar"/>
        </w:rPr>
        <w:t>syntax = "proto3";</w:t>
      </w:r>
      <w:r>
        <w:br/>
      </w:r>
      <w:r>
        <w:rPr>
          <w:rStyle w:val="VerbatimChar"/>
        </w:rPr>
        <w:t>package AesdRecords;</w:t>
      </w:r>
      <w:r>
        <w:br/>
      </w:r>
      <w:r>
        <w:br/>
      </w:r>
      <w:r>
        <w:rPr>
          <w:rStyle w:val="VerbatimChar"/>
        </w:rPr>
        <w:t>option optimize_for = LITE_RUNTIME;</w:t>
      </w:r>
      <w:r>
        <w:br/>
      </w:r>
      <w:r>
        <w:br/>
      </w:r>
      <w:r>
        <w:rPr>
          <w:rStyle w:val="VerbatimChar"/>
        </w:rPr>
        <w:t>message OptionalInt32 {</w:t>
      </w:r>
      <w:r>
        <w:br/>
      </w:r>
      <w:r>
        <w:rPr>
          <w:rStyle w:val="VerbatimChar"/>
        </w:rPr>
        <w:t xml:space="preserve">    int32 value = 1; /// [semantically required]</w:t>
      </w:r>
      <w:r>
        <w:br/>
      </w:r>
      <w:r>
        <w:rPr>
          <w:rStyle w:val="VerbatimChar"/>
        </w:rPr>
        <w:t>}</w:t>
      </w:r>
      <w:r>
        <w:br/>
      </w:r>
      <w:r>
        <w:br/>
      </w:r>
      <w:r>
        <w:rPr>
          <w:rStyle w:val="VerbatimChar"/>
        </w:rPr>
        <w:t>message OptionalUInt32 {</w:t>
      </w:r>
      <w:r>
        <w:br/>
      </w:r>
      <w:r>
        <w:rPr>
          <w:rStyle w:val="VerbatimChar"/>
        </w:rPr>
        <w:t xml:space="preserve">    uint32 value = 1; /// [semantically required]</w:t>
      </w:r>
      <w:r>
        <w:br/>
      </w:r>
      <w:r>
        <w:rPr>
          <w:rStyle w:val="VerbatimChar"/>
        </w:rPr>
        <w:t>}</w:t>
      </w:r>
      <w:r>
        <w:br/>
      </w:r>
      <w:r>
        <w:br/>
      </w:r>
      <w:r>
        <w:rPr>
          <w:rStyle w:val="VerbatimChar"/>
        </w:rPr>
        <w:t>message OptionalString {</w:t>
      </w:r>
      <w:r>
        <w:br/>
      </w:r>
      <w:r>
        <w:rPr>
          <w:rStyle w:val="VerbatimChar"/>
        </w:rPr>
        <w:t xml:space="preserve">    string value = 1; /// [semantically required]</w:t>
      </w:r>
      <w:r>
        <w:br/>
      </w:r>
      <w:r>
        <w:rPr>
          <w:rStyle w:val="VerbatimChar"/>
        </w:rPr>
        <w:t>}</w:t>
      </w:r>
      <w:r>
        <w:br/>
      </w:r>
      <w:r>
        <w:br/>
      </w:r>
      <w:r>
        <w:rPr>
          <w:rStyle w:val="VerbatimChar"/>
        </w:rPr>
        <w:t>message Value {</w:t>
      </w:r>
      <w:r>
        <w:br/>
      </w:r>
      <w:r>
        <w:rPr>
          <w:rStyle w:val="VerbatimChar"/>
        </w:rPr>
        <w:t xml:space="preserve">    oneof    value              /// [semantically required]</w:t>
      </w:r>
      <w:r>
        <w:br/>
      </w:r>
      <w:r>
        <w:rPr>
          <w:rStyle w:val="VerbatimChar"/>
        </w:rPr>
        <w:t xml:space="preserve">    {</w:t>
      </w:r>
      <w:r>
        <w:br/>
      </w:r>
      <w:r>
        <w:rPr>
          <w:rStyle w:val="VerbatimChar"/>
        </w:rPr>
        <w:t xml:space="preserve">      double real_value    = 1; </w:t>
      </w:r>
      <w:r>
        <w:br/>
      </w:r>
      <w:r>
        <w:rPr>
          <w:rStyle w:val="VerbatimChar"/>
        </w:rPr>
        <w:t xml:space="preserve">      int64  integer_value = 2; </w:t>
      </w:r>
      <w:r>
        <w:br/>
      </w:r>
      <w:r>
        <w:rPr>
          <w:rStyle w:val="VerbatimChar"/>
        </w:rPr>
        <w:t xml:space="preserve">      string string_value  = 3; </w:t>
      </w:r>
      <w:r>
        <w:br/>
      </w:r>
      <w:r>
        <w:rPr>
          <w:rStyle w:val="VerbatimChar"/>
        </w:rPr>
        <w:t xml:space="preserve">    }</w:t>
      </w:r>
      <w:r>
        <w:br/>
      </w:r>
      <w:r>
        <w:rPr>
          <w:rStyle w:val="VerbatimChar"/>
        </w:rPr>
        <w:t>}</w:t>
      </w:r>
      <w:r>
        <w:br/>
      </w:r>
      <w:r>
        <w:br/>
      </w:r>
      <w:r>
        <w:rPr>
          <w:rStyle w:val="VerbatimChar"/>
        </w:rPr>
        <w:t>message DoubleList {</w:t>
      </w:r>
      <w:r>
        <w:br/>
      </w:r>
      <w:r>
        <w:rPr>
          <w:rStyle w:val="VerbatimChar"/>
        </w:rPr>
        <w:t xml:space="preserve">    repeated double values = 1; /// [semantically required]</w:t>
      </w:r>
      <w:r>
        <w:br/>
      </w:r>
      <w:r>
        <w:rPr>
          <w:rStyle w:val="VerbatimChar"/>
        </w:rPr>
        <w:t>}</w:t>
      </w:r>
      <w:r>
        <w:br/>
      </w:r>
      <w:r>
        <w:br/>
      </w:r>
      <w:r>
        <w:rPr>
          <w:rStyle w:val="VerbatimChar"/>
        </w:rPr>
        <w:t>message IntegerList {</w:t>
      </w:r>
      <w:r>
        <w:br/>
      </w:r>
      <w:r>
        <w:rPr>
          <w:rStyle w:val="VerbatimChar"/>
        </w:rPr>
        <w:t xml:space="preserve">    repeated sint64 values = 1; /// [semantically required]</w:t>
      </w:r>
      <w:r>
        <w:br/>
      </w:r>
      <w:r>
        <w:rPr>
          <w:rStyle w:val="VerbatimChar"/>
        </w:rPr>
        <w:t>}</w:t>
      </w:r>
      <w:r>
        <w:br/>
      </w:r>
      <w:r>
        <w:br/>
      </w:r>
      <w:r>
        <w:rPr>
          <w:rStyle w:val="VerbatimChar"/>
        </w:rPr>
        <w:t>message StringList {</w:t>
      </w:r>
      <w:r>
        <w:br/>
      </w:r>
      <w:r>
        <w:rPr>
          <w:rStyle w:val="VerbatimChar"/>
        </w:rPr>
        <w:t xml:space="preserve">    repeated string values = 1; /// [semantically required]</w:t>
      </w:r>
      <w:r>
        <w:br/>
      </w:r>
      <w:r>
        <w:rPr>
          <w:rStyle w:val="VerbatimChar"/>
        </w:rPr>
        <w:t>}</w:t>
      </w:r>
      <w:r>
        <w:br/>
      </w:r>
      <w:r>
        <w:br/>
      </w:r>
      <w:r>
        <w:rPr>
          <w:rStyle w:val="VerbatimChar"/>
        </w:rPr>
        <w:t>message BookmarkIntervalContent {</w:t>
      </w:r>
      <w:r>
        <w:br/>
      </w:r>
      <w:r>
        <w:rPr>
          <w:rStyle w:val="VerbatimChar"/>
        </w:rPr>
        <w:t xml:space="preserve">    int64 first_record = 1; /// [semantically optional]</w:t>
      </w:r>
      <w:r>
        <w:br/>
      </w:r>
      <w:r>
        <w:rPr>
          <w:rStyle w:val="VerbatimChar"/>
        </w:rPr>
        <w:t xml:space="preserve">    int64 last_record  = 2; /// [semantically optional]</w:t>
      </w:r>
      <w:r>
        <w:br/>
      </w:r>
      <w:r>
        <w:rPr>
          <w:rStyle w:val="VerbatimChar"/>
        </w:rPr>
        <w:t>}</w:t>
      </w:r>
      <w:r>
        <w:br/>
      </w:r>
      <w:r>
        <w:br/>
      </w:r>
      <w:r>
        <w:rPr>
          <w:rStyle w:val="VerbatimChar"/>
        </w:rPr>
        <w:t>message BookmarkSetContent {</w:t>
      </w:r>
      <w:r>
        <w:br/>
      </w:r>
      <w:r>
        <w:rPr>
          <w:rStyle w:val="VerbatimChar"/>
        </w:rPr>
        <w:t xml:space="preserve">    repeated int64 record_ids = 1; /// [semantically optional]</w:t>
      </w:r>
      <w:r>
        <w:br/>
      </w:r>
      <w:r>
        <w:rPr>
          <w:rStyle w:val="VerbatimChar"/>
        </w:rPr>
        <w:lastRenderedPageBreak/>
        <w:t>}</w:t>
      </w:r>
      <w:r>
        <w:br/>
      </w:r>
      <w:r>
        <w:br/>
      </w:r>
      <w:r>
        <w:rPr>
          <w:rStyle w:val="VerbatimChar"/>
        </w:rPr>
        <w:t>message BookmarkMeta {</w:t>
      </w:r>
      <w:r>
        <w:br/>
      </w:r>
      <w:r>
        <w:rPr>
          <w:rStyle w:val="VerbatimChar"/>
        </w:rPr>
        <w:t xml:space="preserve">    string                      bookmark_id   = 1; /// [semantically optional]</w:t>
      </w:r>
      <w:r>
        <w:br/>
      </w:r>
      <w:r>
        <w:rPr>
          <w:rStyle w:val="VerbatimChar"/>
        </w:rPr>
        <w:t xml:space="preserve">    string                      bookmark_name = 2; /// [semantically required]</w:t>
      </w:r>
      <w:r>
        <w:br/>
      </w:r>
      <w:r>
        <w:rPr>
          <w:rStyle w:val="VerbatimChar"/>
        </w:rPr>
        <w:t xml:space="preserve">    oneof                       content            /// [semantically required]</w:t>
      </w:r>
      <w:r>
        <w:br/>
      </w:r>
      <w:r>
        <w:rPr>
          <w:rStyle w:val="VerbatimChar"/>
        </w:rPr>
        <w:t xml:space="preserve">    {</w:t>
      </w:r>
      <w:r>
        <w:br/>
      </w:r>
      <w:r>
        <w:rPr>
          <w:rStyle w:val="VerbatimChar"/>
        </w:rPr>
        <w:t xml:space="preserve">        BookmarkIntervalContent interval      = 3; </w:t>
      </w:r>
      <w:r>
        <w:br/>
      </w:r>
      <w:r>
        <w:rPr>
          <w:rStyle w:val="VerbatimChar"/>
        </w:rPr>
        <w:t xml:space="preserve">        BookmarkSetContent      set           = 4; </w:t>
      </w:r>
      <w:r>
        <w:br/>
      </w:r>
      <w:r>
        <w:rPr>
          <w:rStyle w:val="VerbatimChar"/>
        </w:rPr>
        <w:t xml:space="preserve">        FilterExpression        filter        = 5; </w:t>
      </w:r>
      <w:r>
        <w:br/>
      </w:r>
      <w:r>
        <w:rPr>
          <w:rStyle w:val="VerbatimChar"/>
        </w:rPr>
        <w:t xml:space="preserve">    }</w:t>
      </w:r>
      <w:r>
        <w:br/>
      </w:r>
      <w:r>
        <w:rPr>
          <w:rStyle w:val="VerbatimChar"/>
        </w:rPr>
        <w:t>}</w:t>
      </w:r>
      <w:r>
        <w:br/>
      </w:r>
      <w:r>
        <w:br/>
      </w:r>
      <w:r>
        <w:rPr>
          <w:rStyle w:val="VerbatimChar"/>
        </w:rPr>
        <w:t>message BookmarkMetaList {</w:t>
      </w:r>
      <w:r>
        <w:br/>
      </w:r>
      <w:r>
        <w:rPr>
          <w:rStyle w:val="VerbatimChar"/>
        </w:rPr>
        <w:t xml:space="preserve">    repeated BookmarkMeta bookmark_metas = 1; /// [semantically optional]</w:t>
      </w:r>
      <w:r>
        <w:br/>
      </w:r>
      <w:r>
        <w:rPr>
          <w:rStyle w:val="VerbatimChar"/>
        </w:rPr>
        <w:t>}</w:t>
      </w:r>
      <w:r>
        <w:br/>
      </w:r>
      <w:r>
        <w:br/>
      </w:r>
      <w:r>
        <w:rPr>
          <w:rStyle w:val="VerbatimChar"/>
        </w:rPr>
        <w:t>message RequestBookmarkMeta {</w:t>
      </w:r>
      <w:r>
        <w:br/>
      </w:r>
      <w:r>
        <w:rPr>
          <w:rStyle w:val="VerbatimChar"/>
        </w:rPr>
        <w:t xml:space="preserve">    string         model_id    = 1; /// [semantically required]</w:t>
      </w:r>
      <w:r>
        <w:br/>
      </w:r>
      <w:r>
        <w:rPr>
          <w:rStyle w:val="VerbatimChar"/>
        </w:rPr>
        <w:t xml:space="preserve">    OptionalString bookmark_id = 2; /// [semantically optional]</w:t>
      </w:r>
      <w:r>
        <w:br/>
      </w:r>
      <w:r>
        <w:rPr>
          <w:rStyle w:val="VerbatimChar"/>
        </w:rPr>
        <w:t>}</w:t>
      </w:r>
      <w:r>
        <w:br/>
      </w:r>
      <w:r>
        <w:br/>
      </w:r>
      <w:r>
        <w:rPr>
          <w:rStyle w:val="VerbatimChar"/>
        </w:rPr>
        <w:t>message RequestSaveBookmark {</w:t>
      </w:r>
      <w:r>
        <w:br/>
      </w:r>
      <w:r>
        <w:rPr>
          <w:rStyle w:val="VerbatimChar"/>
        </w:rPr>
        <w:t xml:space="preserve">    string       model_id     = 1; /// [semantically required]</w:t>
      </w:r>
      <w:r>
        <w:br/>
      </w:r>
      <w:r>
        <w:rPr>
          <w:rStyle w:val="VerbatimChar"/>
        </w:rPr>
        <w:t xml:space="preserve">    BookmarkMeta new_bookmark = 2; /// [semantically optional]</w:t>
      </w:r>
      <w:r>
        <w:br/>
      </w:r>
      <w:r>
        <w:rPr>
          <w:rStyle w:val="VerbatimChar"/>
        </w:rPr>
        <w:t>}</w:t>
      </w:r>
      <w:r>
        <w:br/>
      </w:r>
      <w:r>
        <w:br/>
      </w:r>
      <w:r>
        <w:rPr>
          <w:rStyle w:val="VerbatimChar"/>
        </w:rPr>
        <w:t>message FilterExpression {</w:t>
      </w:r>
      <w:r>
        <w:br/>
      </w:r>
      <w:r>
        <w:rPr>
          <w:rStyle w:val="VerbatimChar"/>
        </w:rPr>
        <w:t xml:space="preserve">  oneof                expression               /// [semantically required]</w:t>
      </w:r>
      <w:r>
        <w:br/>
      </w:r>
      <w:r>
        <w:rPr>
          <w:rStyle w:val="VerbatimChar"/>
        </w:rPr>
        <w:t xml:space="preserve">  {</w:t>
      </w:r>
      <w:r>
        <w:br/>
      </w:r>
      <w:r>
        <w:rPr>
          <w:rStyle w:val="VerbatimChar"/>
        </w:rPr>
        <w:t xml:space="preserve">    FilterNot          filter_not          = 1; </w:t>
      </w:r>
      <w:r>
        <w:br/>
      </w:r>
      <w:r>
        <w:rPr>
          <w:rStyle w:val="VerbatimChar"/>
        </w:rPr>
        <w:t xml:space="preserve">    FilterUnion        filter_union        = 2; </w:t>
      </w:r>
      <w:r>
        <w:br/>
      </w:r>
      <w:r>
        <w:rPr>
          <w:rStyle w:val="VerbatimChar"/>
        </w:rPr>
        <w:t xml:space="preserve">    FilterIntersection filter_intersection = 3; </w:t>
      </w:r>
      <w:r>
        <w:br/>
      </w:r>
      <w:r>
        <w:rPr>
          <w:rStyle w:val="VerbatimChar"/>
        </w:rPr>
        <w:t xml:space="preserve">    DomainMeta         filter_domain       = 4; </w:t>
      </w:r>
      <w:r>
        <w:br/>
      </w:r>
      <w:r>
        <w:rPr>
          <w:rStyle w:val="VerbatimChar"/>
        </w:rPr>
        <w:t xml:space="preserve">  }</w:t>
      </w:r>
      <w:r>
        <w:br/>
      </w:r>
      <w:r>
        <w:rPr>
          <w:rStyle w:val="VerbatimChar"/>
        </w:rPr>
        <w:t>}</w:t>
      </w:r>
      <w:r>
        <w:br/>
      </w:r>
      <w:r>
        <w:br/>
      </w:r>
      <w:r>
        <w:rPr>
          <w:rStyle w:val="VerbatimChar"/>
        </w:rPr>
        <w:t>message FilterNot {</w:t>
      </w:r>
      <w:r>
        <w:br/>
      </w:r>
      <w:r>
        <w:rPr>
          <w:rStyle w:val="VerbatimChar"/>
        </w:rPr>
        <w:t xml:space="preserve">  FilterExpression filter_expression = 1; /// [semantically required]</w:t>
      </w:r>
      <w:r>
        <w:br/>
      </w:r>
      <w:r>
        <w:rPr>
          <w:rStyle w:val="VerbatimChar"/>
        </w:rPr>
        <w:t>}</w:t>
      </w:r>
      <w:r>
        <w:br/>
      </w:r>
      <w:r>
        <w:br/>
      </w:r>
      <w:r>
        <w:rPr>
          <w:rStyle w:val="VerbatimChar"/>
        </w:rPr>
        <w:t>message FilterUnion {</w:t>
      </w:r>
      <w:r>
        <w:br/>
      </w:r>
      <w:r>
        <w:rPr>
          <w:rStyle w:val="VerbatimChar"/>
        </w:rPr>
        <w:t xml:space="preserve">  repeated FilterExpression filter_expressions = 1; /// [semantically required]</w:t>
      </w:r>
      <w:r>
        <w:br/>
      </w:r>
      <w:r>
        <w:rPr>
          <w:rStyle w:val="VerbatimChar"/>
        </w:rPr>
        <w:t>}</w:t>
      </w:r>
      <w:r>
        <w:br/>
      </w:r>
      <w:r>
        <w:br/>
      </w:r>
      <w:r>
        <w:rPr>
          <w:rStyle w:val="VerbatimChar"/>
        </w:rPr>
        <w:lastRenderedPageBreak/>
        <w:t>message FilterIntersection {</w:t>
      </w:r>
      <w:r>
        <w:br/>
      </w:r>
      <w:r>
        <w:rPr>
          <w:rStyle w:val="VerbatimChar"/>
        </w:rPr>
        <w:t xml:space="preserve">  repeated FilterExpression filter_expressions = 1; /// [semantically required]</w:t>
      </w:r>
      <w:r>
        <w:br/>
      </w:r>
      <w:r>
        <w:rPr>
          <w:rStyle w:val="VerbatimChar"/>
        </w:rPr>
        <w:t>}</w:t>
      </w:r>
      <w:r>
        <w:br/>
      </w:r>
      <w:r>
        <w:br/>
      </w:r>
      <w:r>
        <w:rPr>
          <w:rStyle w:val="VerbatimChar"/>
        </w:rPr>
        <w:t>enum VariableType</w:t>
      </w:r>
      <w:r>
        <w:br/>
      </w:r>
      <w:r>
        <w:rPr>
          <w:rStyle w:val="VerbatimChar"/>
        </w:rPr>
        <w:t>{</w:t>
      </w:r>
      <w:r>
        <w:br/>
      </w:r>
      <w:r>
        <w:rPr>
          <w:rStyle w:val="VerbatimChar"/>
        </w:rPr>
        <w:t xml:space="preserve">    REAL            = 0; </w:t>
      </w:r>
      <w:r>
        <w:br/>
      </w:r>
      <w:r>
        <w:rPr>
          <w:rStyle w:val="VerbatimChar"/>
        </w:rPr>
        <w:t xml:space="preserve">    INTEGER         = 1; </w:t>
      </w:r>
      <w:r>
        <w:br/>
      </w:r>
      <w:r>
        <w:rPr>
          <w:rStyle w:val="VerbatimChar"/>
        </w:rPr>
        <w:t xml:space="preserve">    STRING          = 2; </w:t>
      </w:r>
      <w:r>
        <w:br/>
      </w:r>
      <w:r>
        <w:rPr>
          <w:rStyle w:val="VerbatimChar"/>
        </w:rPr>
        <w:t>}</w:t>
      </w:r>
      <w:r>
        <w:br/>
      </w:r>
      <w:r>
        <w:br/>
      </w:r>
      <w:r>
        <w:rPr>
          <w:rStyle w:val="VerbatimChar"/>
        </w:rPr>
        <w:t>message VarMeta {</w:t>
      </w:r>
      <w:r>
        <w:br/>
      </w:r>
      <w:r>
        <w:rPr>
          <w:rStyle w:val="VerbatimChar"/>
        </w:rPr>
        <w:t xml:space="preserve">    int32           var_id   = 1; /// [semantically required]</w:t>
      </w:r>
      <w:r>
        <w:br/>
      </w:r>
      <w:r>
        <w:rPr>
          <w:rStyle w:val="VerbatimChar"/>
        </w:rPr>
        <w:t xml:space="preserve">    string          var_name = 2; /// [semantically required]</w:t>
      </w:r>
      <w:r>
        <w:br/>
      </w:r>
      <w:r>
        <w:rPr>
          <w:rStyle w:val="VerbatimChar"/>
        </w:rPr>
        <w:t xml:space="preserve">    string          units    = 3; /// [semantically optional]</w:t>
      </w:r>
      <w:r>
        <w:br/>
      </w:r>
      <w:r>
        <w:rPr>
          <w:rStyle w:val="VerbatimChar"/>
        </w:rPr>
        <w:t xml:space="preserve">    repeated sint32 si       = 4; /// [semantically optional]</w:t>
      </w:r>
      <w:r>
        <w:br/>
      </w:r>
      <w:r>
        <w:rPr>
          <w:rStyle w:val="VerbatimChar"/>
        </w:rPr>
        <w:t xml:space="preserve">    double          scale    = 5; /// [semantically optional]</w:t>
      </w:r>
      <w:r>
        <w:br/>
      </w:r>
      <w:r>
        <w:rPr>
          <w:rStyle w:val="VerbatimChar"/>
        </w:rPr>
        <w:t xml:space="preserve">    VariableType    type     = 6; /// [semantically optional]</w:t>
      </w:r>
      <w:r>
        <w:br/>
      </w:r>
      <w:r>
        <w:rPr>
          <w:rStyle w:val="VerbatimChar"/>
        </w:rPr>
        <w:t>}</w:t>
      </w:r>
      <w:r>
        <w:br/>
      </w:r>
      <w:r>
        <w:br/>
      </w:r>
      <w:r>
        <w:rPr>
          <w:rStyle w:val="VerbatimChar"/>
        </w:rPr>
        <w:t>message ModelMeta {</w:t>
      </w:r>
      <w:r>
        <w:br/>
      </w:r>
      <w:r>
        <w:rPr>
          <w:rStyle w:val="VerbatimChar"/>
        </w:rPr>
        <w:t xml:space="preserve">    string              model_id   = 1; /// [semantically required]</w:t>
      </w:r>
      <w:r>
        <w:br/>
      </w:r>
      <w:r>
        <w:rPr>
          <w:rStyle w:val="VerbatimChar"/>
        </w:rPr>
        <w:t xml:space="preserve">    string              model_name = 2; /// [semantically required]</w:t>
      </w:r>
      <w:r>
        <w:br/>
      </w:r>
      <w:r>
        <w:rPr>
          <w:rStyle w:val="VerbatimChar"/>
        </w:rPr>
        <w:t xml:space="preserve">    string              model_uri  = 3; /// [semantically required]</w:t>
      </w:r>
      <w:r>
        <w:br/>
      </w:r>
      <w:r>
        <w:rPr>
          <w:rStyle w:val="VerbatimChar"/>
        </w:rPr>
        <w:t xml:space="preserve">    repeated VarMeta    variables  = 4; /// [semantically required]</w:t>
      </w:r>
      <w:r>
        <w:br/>
      </w:r>
      <w:r>
        <w:rPr>
          <w:rStyle w:val="VerbatimChar"/>
        </w:rPr>
        <w:t xml:space="preserve">    repeated DomainMeta inputs     = 5; /// [semantically optional]</w:t>
      </w:r>
      <w:r>
        <w:br/>
      </w:r>
      <w:r>
        <w:rPr>
          <w:rStyle w:val="VerbatimChar"/>
        </w:rPr>
        <w:t>}</w:t>
      </w:r>
      <w:r>
        <w:br/>
      </w:r>
      <w:r>
        <w:br/>
      </w:r>
      <w:r>
        <w:rPr>
          <w:rStyle w:val="VerbatimChar"/>
        </w:rPr>
        <w:t>message ModelMetaList {</w:t>
      </w:r>
      <w:r>
        <w:br/>
      </w:r>
      <w:r>
        <w:rPr>
          <w:rStyle w:val="VerbatimChar"/>
        </w:rPr>
        <w:t xml:space="preserve">    repeated ModelMeta models = 1; /// [semantically optional]</w:t>
      </w:r>
      <w:r>
        <w:br/>
      </w:r>
      <w:r>
        <w:rPr>
          <w:rStyle w:val="VerbatimChar"/>
        </w:rPr>
        <w:t>}</w:t>
      </w:r>
      <w:r>
        <w:br/>
      </w:r>
      <w:r>
        <w:br/>
      </w:r>
      <w:r>
        <w:rPr>
          <w:rStyle w:val="VerbatimChar"/>
        </w:rPr>
        <w:t>message RequestModelsMeta {</w:t>
      </w:r>
      <w:r>
        <w:br/>
      </w:r>
      <w:r>
        <w:rPr>
          <w:rStyle w:val="VerbatimChar"/>
        </w:rPr>
        <w:t xml:space="preserve">    OptionalString model_id = 1; /// [semantically optional]</w:t>
      </w:r>
      <w:r>
        <w:br/>
      </w:r>
      <w:r>
        <w:rPr>
          <w:rStyle w:val="VerbatimChar"/>
        </w:rPr>
        <w:t>}</w:t>
      </w:r>
      <w:r>
        <w:br/>
      </w:r>
      <w:r>
        <w:br/>
      </w:r>
      <w:r>
        <w:rPr>
          <w:rStyle w:val="VerbatimChar"/>
        </w:rPr>
        <w:t>message VarInterval {</w:t>
      </w:r>
      <w:r>
        <w:br/>
      </w:r>
      <w:r>
        <w:rPr>
          <w:rStyle w:val="VerbatimChar"/>
        </w:rPr>
        <w:t xml:space="preserve">    Value first_value = 1; /// [semantically optional]</w:t>
      </w:r>
      <w:r>
        <w:br/>
      </w:r>
      <w:r>
        <w:rPr>
          <w:rStyle w:val="VerbatimChar"/>
        </w:rPr>
        <w:t xml:space="preserve">    Value last_value  = 2; /// [semantically optional]</w:t>
      </w:r>
      <w:r>
        <w:br/>
      </w:r>
      <w:r>
        <w:rPr>
          <w:rStyle w:val="VerbatimChar"/>
        </w:rPr>
        <w:t>}</w:t>
      </w:r>
      <w:r>
        <w:br/>
      </w:r>
      <w:r>
        <w:br/>
      </w:r>
      <w:r>
        <w:rPr>
          <w:rStyle w:val="VerbatimChar"/>
        </w:rPr>
        <w:t>message VarSet {</w:t>
      </w:r>
      <w:r>
        <w:br/>
      </w:r>
      <w:r>
        <w:rPr>
          <w:rStyle w:val="VerbatimChar"/>
        </w:rPr>
        <w:t xml:space="preserve">    repeated Value elements = 1; /// [semantically optional]</w:t>
      </w:r>
      <w:r>
        <w:br/>
      </w:r>
      <w:r>
        <w:rPr>
          <w:rStyle w:val="VerbatimChar"/>
        </w:rPr>
        <w:t>}</w:t>
      </w:r>
      <w:r>
        <w:br/>
      </w:r>
      <w:r>
        <w:br/>
      </w:r>
      <w:r>
        <w:rPr>
          <w:rStyle w:val="VerbatimChar"/>
        </w:rPr>
        <w:t>message DomainMeta {</w:t>
      </w:r>
      <w:r>
        <w:br/>
      </w:r>
      <w:r>
        <w:rPr>
          <w:rStyle w:val="VerbatimChar"/>
        </w:rPr>
        <w:t xml:space="preserve">    int32           var_id   = 1; /// [semantically required]</w:t>
      </w:r>
      <w:r>
        <w:br/>
      </w:r>
      <w:r>
        <w:rPr>
          <w:rStyle w:val="VerbatimChar"/>
        </w:rPr>
        <w:t xml:space="preserve">    oneof           domain        /// [semantically required]</w:t>
      </w:r>
      <w:r>
        <w:br/>
      </w:r>
      <w:r>
        <w:rPr>
          <w:rStyle w:val="VerbatimChar"/>
        </w:rPr>
        <w:lastRenderedPageBreak/>
        <w:t xml:space="preserve">    {</w:t>
      </w:r>
      <w:r>
        <w:br/>
      </w:r>
      <w:r>
        <w:rPr>
          <w:rStyle w:val="VerbatimChar"/>
        </w:rPr>
        <w:t xml:space="preserve">        VarInterval interval = 2; </w:t>
      </w:r>
      <w:r>
        <w:br/>
      </w:r>
      <w:r>
        <w:rPr>
          <w:rStyle w:val="VerbatimChar"/>
        </w:rPr>
        <w:t xml:space="preserve">        VarSet      set      = 3; </w:t>
      </w:r>
      <w:r>
        <w:br/>
      </w:r>
      <w:r>
        <w:rPr>
          <w:rStyle w:val="VerbatimChar"/>
        </w:rPr>
        <w:t xml:space="preserve">    }</w:t>
      </w:r>
      <w:r>
        <w:br/>
      </w:r>
      <w:r>
        <w:rPr>
          <w:rStyle w:val="VerbatimChar"/>
        </w:rPr>
        <w:t>}</w:t>
      </w:r>
      <w:r>
        <w:br/>
      </w:r>
      <w:r>
        <w:br/>
      </w:r>
      <w:r>
        <w:rPr>
          <w:rStyle w:val="VerbatimChar"/>
        </w:rPr>
        <w:t>message RequestWork {</w:t>
      </w:r>
      <w:r>
        <w:br/>
      </w:r>
      <w:r>
        <w:rPr>
          <w:rStyle w:val="VerbatimChar"/>
        </w:rPr>
        <w:t xml:space="preserve">    string model_id          = 1; /// [semantically required]</w:t>
      </w:r>
      <w:r>
        <w:br/>
      </w:r>
      <w:r>
        <w:rPr>
          <w:rStyle w:val="VerbatimChar"/>
        </w:rPr>
        <w:t xml:space="preserve">    repeated VarValue inputs = 2; /// [semantically optional]</w:t>
      </w:r>
      <w:r>
        <w:br/>
      </w:r>
      <w:r>
        <w:rPr>
          <w:rStyle w:val="VerbatimChar"/>
        </w:rPr>
        <w:t>}</w:t>
      </w:r>
      <w:r>
        <w:br/>
      </w:r>
      <w:r>
        <w:br/>
      </w:r>
      <w:r>
        <w:rPr>
          <w:rStyle w:val="VerbatimChar"/>
        </w:rPr>
        <w:t>message VarValue {</w:t>
      </w:r>
      <w:r>
        <w:br/>
      </w:r>
      <w:r>
        <w:rPr>
          <w:rStyle w:val="VerbatimChar"/>
        </w:rPr>
        <w:t xml:space="preserve">    int32 var_id = 1; /// [semantically required]</w:t>
      </w:r>
      <w:r>
        <w:br/>
      </w:r>
      <w:r>
        <w:rPr>
          <w:rStyle w:val="VerbatimChar"/>
        </w:rPr>
        <w:t xml:space="preserve">    Value </w:t>
      </w:r>
      <w:commentRangeStart w:id="1537"/>
      <w:commentRangeStart w:id="1538"/>
      <w:r>
        <w:rPr>
          <w:rStyle w:val="VerbatimChar"/>
        </w:rPr>
        <w:t xml:space="preserve">value  </w:t>
      </w:r>
      <w:commentRangeEnd w:id="1537"/>
      <w:r w:rsidR="004043B4">
        <w:rPr>
          <w:rStyle w:val="CommentReference"/>
        </w:rPr>
        <w:commentReference w:id="1537"/>
      </w:r>
      <w:commentRangeEnd w:id="1538"/>
      <w:r w:rsidR="004609AA">
        <w:rPr>
          <w:rStyle w:val="CommentReference"/>
        </w:rPr>
        <w:commentReference w:id="1538"/>
      </w:r>
      <w:r>
        <w:rPr>
          <w:rStyle w:val="VerbatimChar"/>
        </w:rPr>
        <w:t>= 2; /// [semantically required]</w:t>
      </w:r>
      <w:r>
        <w:br/>
      </w:r>
      <w:r>
        <w:rPr>
          <w:rStyle w:val="VerbatimChar"/>
        </w:rPr>
        <w:t>}</w:t>
      </w:r>
      <w:r>
        <w:br/>
      </w:r>
      <w:r>
        <w:br/>
      </w:r>
      <w:r>
        <w:rPr>
          <w:rStyle w:val="VerbatimChar"/>
        </w:rPr>
        <w:t>message Record {</w:t>
      </w:r>
      <w:r>
        <w:br/>
      </w:r>
      <w:r>
        <w:rPr>
          <w:rStyle w:val="VerbatimChar"/>
        </w:rPr>
        <w:t xml:space="preserve">    int64    record_id          = 1; /// [semantically required]</w:t>
      </w:r>
      <w:r>
        <w:br/>
      </w:r>
      <w:r>
        <w:rPr>
          <w:rStyle w:val="VerbatimChar"/>
        </w:rPr>
        <w:t xml:space="preserve">    repeated VarValue variables = 2; /// [semantically optional]</w:t>
      </w:r>
      <w:r>
        <w:br/>
      </w:r>
      <w:r>
        <w:rPr>
          <w:rStyle w:val="VerbatimChar"/>
        </w:rPr>
        <w:t>}</w:t>
      </w:r>
      <w:r>
        <w:br/>
      </w:r>
      <w:r>
        <w:br/>
      </w:r>
      <w:r>
        <w:rPr>
          <w:rStyle w:val="VerbatimChar"/>
        </w:rPr>
        <w:t>message RecordList {</w:t>
      </w:r>
      <w:r>
        <w:br/>
      </w:r>
      <w:r>
        <w:rPr>
          <w:rStyle w:val="VerbatimChar"/>
        </w:rPr>
        <w:t xml:space="preserve">    repeated Record records = 1; /// [semantically optional]</w:t>
      </w:r>
      <w:r>
        <w:br/>
      </w:r>
      <w:r>
        <w:rPr>
          <w:rStyle w:val="VerbatimChar"/>
        </w:rPr>
        <w:t>}</w:t>
      </w:r>
      <w:r>
        <w:br/>
      </w:r>
      <w:r>
        <w:br/>
      </w:r>
      <w:r>
        <w:rPr>
          <w:rStyle w:val="VerbatimChar"/>
        </w:rPr>
        <w:t>message RecordTable {</w:t>
      </w:r>
      <w:r>
        <w:br/>
      </w:r>
      <w:r>
        <w:rPr>
          <w:rStyle w:val="VerbatimChar"/>
        </w:rPr>
        <w:t xml:space="preserve">    repeated int32  var_ids    = 1; /// [semantically required]</w:t>
      </w:r>
      <w:r>
        <w:br/>
      </w:r>
      <w:r>
        <w:rPr>
          <w:rStyle w:val="VerbatimChar"/>
        </w:rPr>
        <w:t xml:space="preserve">    repeated int64  rec_ids    = 2; /// [semantically required]</w:t>
      </w:r>
      <w:r>
        <w:br/>
      </w:r>
      <w:r>
        <w:rPr>
          <w:rStyle w:val="VerbatimChar"/>
        </w:rPr>
        <w:t xml:space="preserve">    oneof           list            /// [semantically required]</w:t>
      </w:r>
      <w:r>
        <w:br/>
      </w:r>
      <w:r>
        <w:rPr>
          <w:rStyle w:val="VerbatimChar"/>
        </w:rPr>
        <w:t xml:space="preserve">    {</w:t>
      </w:r>
      <w:r>
        <w:br/>
      </w:r>
      <w:r>
        <w:rPr>
          <w:rStyle w:val="VerbatimChar"/>
        </w:rPr>
        <w:t xml:space="preserve">        DoubleList  reals      = 3; </w:t>
      </w:r>
      <w:r>
        <w:br/>
      </w:r>
      <w:r>
        <w:rPr>
          <w:rStyle w:val="VerbatimChar"/>
        </w:rPr>
        <w:t xml:space="preserve">        IntegerList integers   = 4; </w:t>
      </w:r>
      <w:r>
        <w:br/>
      </w:r>
      <w:r>
        <w:rPr>
          <w:rStyle w:val="VerbatimChar"/>
        </w:rPr>
        <w:t xml:space="preserve">        StringList  strings    = 5; </w:t>
      </w:r>
      <w:r>
        <w:br/>
      </w:r>
      <w:r>
        <w:rPr>
          <w:rStyle w:val="VerbatimChar"/>
        </w:rPr>
        <w:t xml:space="preserve">    }</w:t>
      </w:r>
      <w:r>
        <w:br/>
      </w:r>
      <w:r>
        <w:rPr>
          <w:rStyle w:val="VerbatimChar"/>
        </w:rPr>
        <w:t>}</w:t>
      </w:r>
      <w:r>
        <w:br/>
      </w:r>
      <w:r>
        <w:br/>
      </w:r>
      <w:r>
        <w:rPr>
          <w:rStyle w:val="VerbatimChar"/>
        </w:rPr>
        <w:t>message RecordData {</w:t>
      </w:r>
      <w:r>
        <w:br/>
      </w:r>
      <w:r>
        <w:rPr>
          <w:rStyle w:val="VerbatimChar"/>
        </w:rPr>
        <w:t xml:space="preserve">    oneof           style      /// [semantically required]</w:t>
      </w:r>
      <w:r>
        <w:br/>
      </w:r>
      <w:r>
        <w:rPr>
          <w:rStyle w:val="VerbatimChar"/>
        </w:rPr>
        <w:t xml:space="preserve">    {</w:t>
      </w:r>
      <w:r>
        <w:br/>
      </w:r>
      <w:r>
        <w:rPr>
          <w:rStyle w:val="VerbatimChar"/>
        </w:rPr>
        <w:t xml:space="preserve">        RecordList  list  = 1; </w:t>
      </w:r>
      <w:r>
        <w:br/>
      </w:r>
      <w:r>
        <w:rPr>
          <w:rStyle w:val="VerbatimChar"/>
        </w:rPr>
        <w:t xml:space="preserve">        RecordTable table = 2; </w:t>
      </w:r>
      <w:r>
        <w:br/>
      </w:r>
      <w:r>
        <w:rPr>
          <w:rStyle w:val="VerbatimChar"/>
        </w:rPr>
        <w:t xml:space="preserve">    }</w:t>
      </w:r>
      <w:r>
        <w:br/>
      </w:r>
      <w:r>
        <w:rPr>
          <w:rStyle w:val="VerbatimChar"/>
        </w:rPr>
        <w:t>}</w:t>
      </w:r>
      <w:r>
        <w:br/>
      </w:r>
      <w:r>
        <w:br/>
      </w:r>
      <w:r>
        <w:rPr>
          <w:rStyle w:val="VerbatimChar"/>
        </w:rPr>
        <w:t>message RequestRecordsData {</w:t>
      </w:r>
      <w:r>
        <w:br/>
      </w:r>
      <w:r>
        <w:rPr>
          <w:rStyle w:val="VerbatimChar"/>
        </w:rPr>
        <w:t xml:space="preserve">    string               model_id    = 1; /// [semantically required]</w:t>
      </w:r>
      <w:r>
        <w:br/>
      </w:r>
      <w:r>
        <w:rPr>
          <w:rStyle w:val="VerbatimChar"/>
        </w:rPr>
        <w:t xml:space="preserve">    uint64               max_records = 2; /// [semantically optional]</w:t>
      </w:r>
      <w:r>
        <w:br/>
      </w:r>
      <w:r>
        <w:rPr>
          <w:rStyle w:val="VerbatimChar"/>
        </w:rPr>
        <w:t xml:space="preserve">    repeated int32       var_ids     = 3; /// [semantically optional]</w:t>
      </w:r>
      <w:r>
        <w:br/>
      </w:r>
      <w:r>
        <w:rPr>
          <w:rStyle w:val="VerbatimChar"/>
        </w:rPr>
        <w:t xml:space="preserve">    oneof                filter           /// [semantically optional]</w:t>
      </w:r>
      <w:r>
        <w:br/>
      </w:r>
      <w:r>
        <w:rPr>
          <w:rStyle w:val="VerbatimChar"/>
        </w:rPr>
        <w:lastRenderedPageBreak/>
        <w:t xml:space="preserve">    {</w:t>
      </w:r>
      <w:r>
        <w:br/>
      </w:r>
      <w:r>
        <w:rPr>
          <w:rStyle w:val="VerbatimChar"/>
        </w:rPr>
        <w:t xml:space="preserve">        string           bookmark_id = 4; /// [semantically optional]</w:t>
      </w:r>
      <w:r>
        <w:br/>
      </w:r>
      <w:r>
        <w:rPr>
          <w:rStyle w:val="VerbatimChar"/>
        </w:rPr>
        <w:t xml:space="preserve">        FilterExpression expression  = 5; /// [semantically optional]</w:t>
      </w:r>
      <w:r>
        <w:br/>
      </w:r>
      <w:r>
        <w:rPr>
          <w:rStyle w:val="VerbatimChar"/>
        </w:rPr>
        <w:t xml:space="preserve">    }</w:t>
      </w:r>
      <w:r>
        <w:br/>
      </w:r>
      <w:r>
        <w:rPr>
          <w:rStyle w:val="VerbatimChar"/>
        </w:rPr>
        <w:t>}</w:t>
      </w:r>
      <w:r>
        <w:br/>
      </w:r>
      <w:r>
        <w:br/>
      </w:r>
      <w:r>
        <w:rPr>
          <w:rStyle w:val="VerbatimChar"/>
        </w:rPr>
        <w:t>message Response {</w:t>
      </w:r>
      <w:r>
        <w:br/>
      </w:r>
      <w:r>
        <w:rPr>
          <w:rStyle w:val="VerbatimChar"/>
        </w:rPr>
        <w:t xml:space="preserve">    uint32               version       = 1; /// [semantically required]</w:t>
      </w:r>
      <w:r>
        <w:br/>
      </w:r>
      <w:r>
        <w:rPr>
          <w:rStyle w:val="VerbatimChar"/>
        </w:rPr>
        <w:t xml:space="preserve">    OptionalUInt32       id            = 2; /// [semantically optional]</w:t>
      </w:r>
      <w:r>
        <w:br/>
      </w:r>
      <w:r>
        <w:rPr>
          <w:rStyle w:val="VerbatimChar"/>
        </w:rPr>
        <w:t xml:space="preserve">    int32                chunk_id      = 3; /// [semantically optional, but recommended]</w:t>
      </w:r>
      <w:r>
        <w:br/>
      </w:r>
      <w:r>
        <w:rPr>
          <w:rStyle w:val="VerbatimChar"/>
        </w:rPr>
        <w:t xml:space="preserve">    int32                next_chunk_id = 4; /// [semantically optional]</w:t>
      </w:r>
      <w:r>
        <w:br/>
      </w:r>
      <w:r>
        <w:rPr>
          <w:rStyle w:val="VerbatimChar"/>
        </w:rPr>
        <w:t xml:space="preserve">    oneof                type               /// [semantically optional]</w:t>
      </w:r>
      <w:r>
        <w:br/>
      </w:r>
      <w:r>
        <w:rPr>
          <w:rStyle w:val="VerbatimChar"/>
        </w:rPr>
        <w:t xml:space="preserve">    {</w:t>
      </w:r>
      <w:r>
        <w:br/>
      </w:r>
      <w:r>
        <w:rPr>
          <w:rStyle w:val="VerbatimChar"/>
        </w:rPr>
        <w:t xml:space="preserve">        string           error         = 5; </w:t>
      </w:r>
      <w:r>
        <w:br/>
      </w:r>
      <w:r>
        <w:rPr>
          <w:rStyle w:val="VerbatimChar"/>
        </w:rPr>
        <w:t xml:space="preserve">        ModelMetaList    models        = 6; </w:t>
      </w:r>
      <w:r>
        <w:br/>
      </w:r>
      <w:r>
        <w:rPr>
          <w:rStyle w:val="VerbatimChar"/>
        </w:rPr>
        <w:t xml:space="preserve">        RecordData       data          = 7; </w:t>
      </w:r>
      <w:r>
        <w:br/>
      </w:r>
      <w:r>
        <w:rPr>
          <w:rStyle w:val="VerbatimChar"/>
        </w:rPr>
        <w:t xml:space="preserve">        BookmarkMetaList bookmarks     = 8; </w:t>
      </w:r>
      <w:r>
        <w:br/>
      </w:r>
      <w:r>
        <w:rPr>
          <w:rStyle w:val="VerbatimChar"/>
        </w:rPr>
        <w:t xml:space="preserve">    }</w:t>
      </w:r>
      <w:r>
        <w:br/>
      </w:r>
      <w:r>
        <w:rPr>
          <w:rStyle w:val="VerbatimChar"/>
        </w:rPr>
        <w:t>}</w:t>
      </w:r>
      <w:r>
        <w:br/>
      </w:r>
      <w:r>
        <w:br/>
      </w:r>
      <w:r>
        <w:rPr>
          <w:rStyle w:val="VerbatimChar"/>
        </w:rPr>
        <w:t>message RequestCancel {</w:t>
      </w:r>
      <w:r>
        <w:br/>
      </w:r>
      <w:r>
        <w:rPr>
          <w:rStyle w:val="VerbatimChar"/>
        </w:rPr>
        <w:t xml:space="preserve">    OptionalUInt32 id = 1; /// [semantically required]</w:t>
      </w:r>
      <w:r>
        <w:br/>
      </w:r>
      <w:r>
        <w:rPr>
          <w:rStyle w:val="VerbatimChar"/>
        </w:rPr>
        <w:t>}</w:t>
      </w:r>
      <w:r>
        <w:br/>
      </w:r>
      <w:r>
        <w:br/>
      </w:r>
      <w:r>
        <w:rPr>
          <w:rStyle w:val="VerbatimChar"/>
        </w:rPr>
        <w:t>message Request {</w:t>
      </w:r>
      <w:r>
        <w:br/>
      </w:r>
      <w:r>
        <w:rPr>
          <w:rStyle w:val="VerbatimChar"/>
        </w:rPr>
        <w:t xml:space="preserve">    uint32                  version         = 1; /// [semantically required]</w:t>
      </w:r>
      <w:r>
        <w:br/>
      </w:r>
      <w:r>
        <w:rPr>
          <w:rStyle w:val="VerbatimChar"/>
        </w:rPr>
        <w:t xml:space="preserve">    OptionalUInt32          id              = 2; /// [semantically optional, but recommended]</w:t>
      </w:r>
      <w:r>
        <w:br/>
      </w:r>
      <w:r>
        <w:rPr>
          <w:rStyle w:val="VerbatimChar"/>
        </w:rPr>
        <w:t xml:space="preserve">    bool                    subscribe       = 3; /// [semantically optional]</w:t>
      </w:r>
      <w:r>
        <w:br/>
      </w:r>
      <w:r>
        <w:rPr>
          <w:rStyle w:val="VerbatimChar"/>
        </w:rPr>
        <w:t xml:space="preserve">    oneof                   type                 /// [semantically required]</w:t>
      </w:r>
      <w:r>
        <w:br/>
      </w:r>
      <w:r>
        <w:rPr>
          <w:rStyle w:val="VerbatimChar"/>
        </w:rPr>
        <w:t xml:space="preserve">    {</w:t>
      </w:r>
      <w:r>
        <w:br/>
      </w:r>
      <w:r>
        <w:rPr>
          <w:rStyle w:val="VerbatimChar"/>
        </w:rPr>
        <w:t xml:space="preserve">        RequestModelsMeta   models_metadata = 4; </w:t>
      </w:r>
      <w:r>
        <w:br/>
      </w:r>
      <w:r>
        <w:rPr>
          <w:rStyle w:val="VerbatimChar"/>
        </w:rPr>
        <w:t xml:space="preserve">        RequestRecordsData  records_data    = 5; </w:t>
      </w:r>
      <w:r>
        <w:br/>
      </w:r>
      <w:r>
        <w:rPr>
          <w:rStyle w:val="VerbatimChar"/>
        </w:rPr>
        <w:t xml:space="preserve">        RequestBookmarkMeta bookmark_meta   = 6; </w:t>
      </w:r>
      <w:r>
        <w:br/>
      </w:r>
      <w:r>
        <w:rPr>
          <w:rStyle w:val="VerbatimChar"/>
        </w:rPr>
        <w:t xml:space="preserve">        RequestSaveBookmark save_bookmark   = 7; </w:t>
      </w:r>
      <w:r>
        <w:br/>
      </w:r>
      <w:r>
        <w:rPr>
          <w:rStyle w:val="VerbatimChar"/>
        </w:rPr>
        <w:t xml:space="preserve">        RequestCancel       cancel          = 8; </w:t>
      </w:r>
      <w:r>
        <w:br/>
      </w:r>
      <w:r>
        <w:rPr>
          <w:rStyle w:val="VerbatimChar"/>
        </w:rPr>
        <w:t xml:space="preserve">        RequestWork         work            = 9; </w:t>
      </w:r>
      <w:r>
        <w:br/>
      </w:r>
      <w:r>
        <w:rPr>
          <w:rStyle w:val="VerbatimChar"/>
        </w:rPr>
        <w:t xml:space="preserve">    }</w:t>
      </w:r>
      <w:r>
        <w:br/>
      </w:r>
      <w:r>
        <w:rPr>
          <w:rStyle w:val="VerbatimChar"/>
        </w:rPr>
        <w:t>}</w:t>
      </w:r>
    </w:p>
    <w:p w14:paraId="56CA4C01" w14:textId="77777777" w:rsidR="009F2112" w:rsidDel="00786AF4" w:rsidRDefault="005942DF">
      <w:pPr>
        <w:pStyle w:val="NRELHead01"/>
        <w:rPr>
          <w:del w:id="1540" w:author="mmeshek" w:date="2017-09-26T08:11:00Z"/>
        </w:rPr>
        <w:pPrChange w:id="1541" w:author="mmeshek" w:date="2017-09-26T08:11:00Z">
          <w:pPr>
            <w:pStyle w:val="Heading1"/>
          </w:pPr>
        </w:pPrChange>
      </w:pPr>
      <w:bookmarkStart w:id="1542" w:name="glossary-of-acronyms"/>
      <w:bookmarkStart w:id="1543" w:name="_Toc492447384"/>
      <w:bookmarkEnd w:id="1542"/>
      <w:del w:id="1544" w:author="mmeshek" w:date="2017-09-26T08:11:00Z">
        <w:r w:rsidDel="00786AF4">
          <w:delText>Glossary of Acronyms</w:delText>
        </w:r>
        <w:bookmarkEnd w:id="1543"/>
      </w:del>
    </w:p>
    <w:tbl>
      <w:tblPr>
        <w:tblW w:w="0" w:type="pct"/>
        <w:tblLook w:val="07E0" w:firstRow="1" w:lastRow="1" w:firstColumn="1" w:lastColumn="1" w:noHBand="1" w:noVBand="1"/>
      </w:tblPr>
      <w:tblGrid>
        <w:gridCol w:w="2638"/>
        <w:gridCol w:w="6557"/>
      </w:tblGrid>
      <w:tr w:rsidR="009F2112" w:rsidDel="00786AF4" w14:paraId="7B682602" w14:textId="77777777">
        <w:trPr>
          <w:del w:id="1545" w:author="mmeshek" w:date="2017-09-26T08:11:00Z"/>
        </w:trPr>
        <w:tc>
          <w:tcPr>
            <w:tcW w:w="0" w:type="auto"/>
            <w:tcBorders>
              <w:bottom w:val="single" w:sz="0" w:space="0" w:color="auto"/>
            </w:tcBorders>
            <w:vAlign w:val="bottom"/>
          </w:tcPr>
          <w:p w14:paraId="29D29682" w14:textId="77777777" w:rsidR="009F2112" w:rsidDel="00786AF4" w:rsidRDefault="005942DF">
            <w:pPr>
              <w:pStyle w:val="Compact"/>
              <w:rPr>
                <w:del w:id="1546" w:author="mmeshek" w:date="2017-09-26T08:11:00Z"/>
              </w:rPr>
            </w:pPr>
            <w:del w:id="1547" w:author="mmeshek" w:date="2017-09-26T08:11:00Z">
              <w:r w:rsidDel="00786AF4">
                <w:delText>Term</w:delText>
              </w:r>
            </w:del>
          </w:p>
        </w:tc>
        <w:tc>
          <w:tcPr>
            <w:tcW w:w="0" w:type="auto"/>
            <w:tcBorders>
              <w:bottom w:val="single" w:sz="0" w:space="0" w:color="auto"/>
            </w:tcBorders>
            <w:vAlign w:val="bottom"/>
          </w:tcPr>
          <w:p w14:paraId="0EE4D265" w14:textId="77777777" w:rsidR="009F2112" w:rsidDel="00786AF4" w:rsidRDefault="005942DF">
            <w:pPr>
              <w:pStyle w:val="Compact"/>
              <w:rPr>
                <w:del w:id="1548" w:author="mmeshek" w:date="2017-09-26T08:11:00Z"/>
              </w:rPr>
            </w:pPr>
            <w:del w:id="1549" w:author="mmeshek" w:date="2017-09-26T08:11:00Z">
              <w:r w:rsidDel="00786AF4">
                <w:delText>Definition</w:delText>
              </w:r>
            </w:del>
          </w:p>
        </w:tc>
      </w:tr>
      <w:tr w:rsidR="009F2112" w:rsidDel="00786AF4" w14:paraId="2108E442" w14:textId="77777777">
        <w:trPr>
          <w:del w:id="1550" w:author="mmeshek" w:date="2017-09-26T08:11:00Z"/>
        </w:trPr>
        <w:tc>
          <w:tcPr>
            <w:tcW w:w="0" w:type="auto"/>
          </w:tcPr>
          <w:p w14:paraId="65871934" w14:textId="77777777" w:rsidR="009F2112" w:rsidDel="00786AF4" w:rsidRDefault="005942DF">
            <w:pPr>
              <w:pStyle w:val="Compact"/>
              <w:rPr>
                <w:del w:id="1551" w:author="mmeshek" w:date="2017-09-26T08:11:00Z"/>
              </w:rPr>
            </w:pPr>
            <w:del w:id="1552" w:author="mmeshek" w:date="2017-09-26T08:11:00Z">
              <w:r w:rsidDel="00786AF4">
                <w:delText>ACI</w:delText>
              </w:r>
            </w:del>
          </w:p>
        </w:tc>
        <w:tc>
          <w:tcPr>
            <w:tcW w:w="0" w:type="auto"/>
          </w:tcPr>
          <w:p w14:paraId="0ADED11C" w14:textId="77777777" w:rsidR="009F2112" w:rsidDel="00786AF4" w:rsidRDefault="005942DF">
            <w:pPr>
              <w:pStyle w:val="Compact"/>
              <w:rPr>
                <w:del w:id="1553" w:author="mmeshek" w:date="2017-09-26T08:11:00Z"/>
              </w:rPr>
            </w:pPr>
            <w:del w:id="1554" w:author="mmeshek" w:date="2017-09-26T08:11:00Z">
              <w:r w:rsidDel="00786AF4">
                <w:delText>Application Container Image</w:delText>
              </w:r>
            </w:del>
          </w:p>
        </w:tc>
      </w:tr>
      <w:tr w:rsidR="009F2112" w:rsidDel="00786AF4" w14:paraId="4DCAA87E" w14:textId="77777777">
        <w:trPr>
          <w:del w:id="1555" w:author="mmeshek" w:date="2017-09-26T08:11:00Z"/>
        </w:trPr>
        <w:tc>
          <w:tcPr>
            <w:tcW w:w="0" w:type="auto"/>
          </w:tcPr>
          <w:p w14:paraId="6D297D95" w14:textId="77777777" w:rsidR="009F2112" w:rsidDel="00786AF4" w:rsidRDefault="005942DF">
            <w:pPr>
              <w:pStyle w:val="Compact"/>
              <w:rPr>
                <w:del w:id="1556" w:author="mmeshek" w:date="2017-09-26T08:11:00Z"/>
              </w:rPr>
            </w:pPr>
            <w:del w:id="1557" w:author="mmeshek" w:date="2017-09-26T08:11:00Z">
              <w:r w:rsidDel="00786AF4">
                <w:delText>AESD</w:delText>
              </w:r>
            </w:del>
          </w:p>
        </w:tc>
        <w:tc>
          <w:tcPr>
            <w:tcW w:w="0" w:type="auto"/>
          </w:tcPr>
          <w:p w14:paraId="6BC3B383" w14:textId="77777777" w:rsidR="009F2112" w:rsidDel="00786AF4" w:rsidRDefault="005942DF">
            <w:pPr>
              <w:pStyle w:val="Compact"/>
              <w:rPr>
                <w:del w:id="1558" w:author="mmeshek" w:date="2017-09-26T08:11:00Z"/>
              </w:rPr>
            </w:pPr>
            <w:del w:id="1559" w:author="mmeshek" w:date="2017-09-26T08:11:00Z">
              <w:r w:rsidDel="00786AF4">
                <w:delText>Advanced Energy System Design</w:delText>
              </w:r>
            </w:del>
          </w:p>
        </w:tc>
      </w:tr>
      <w:tr w:rsidR="009F2112" w:rsidDel="00786AF4" w14:paraId="336748CC" w14:textId="77777777">
        <w:trPr>
          <w:del w:id="1560" w:author="mmeshek" w:date="2017-09-26T08:11:00Z"/>
        </w:trPr>
        <w:tc>
          <w:tcPr>
            <w:tcW w:w="0" w:type="auto"/>
          </w:tcPr>
          <w:p w14:paraId="72AEC602" w14:textId="77777777" w:rsidR="009F2112" w:rsidDel="00786AF4" w:rsidRDefault="005942DF">
            <w:pPr>
              <w:pStyle w:val="Compact"/>
              <w:rPr>
                <w:del w:id="1561" w:author="mmeshek" w:date="2017-09-26T08:11:00Z"/>
              </w:rPr>
            </w:pPr>
            <w:del w:id="1562" w:author="mmeshek" w:date="2017-09-26T08:11:00Z">
              <w:r w:rsidDel="00786AF4">
                <w:delText>API</w:delText>
              </w:r>
            </w:del>
          </w:p>
        </w:tc>
        <w:tc>
          <w:tcPr>
            <w:tcW w:w="0" w:type="auto"/>
          </w:tcPr>
          <w:p w14:paraId="35EF2B92" w14:textId="77777777" w:rsidR="009F2112" w:rsidDel="00786AF4" w:rsidRDefault="005942DF">
            <w:pPr>
              <w:pStyle w:val="Compact"/>
              <w:rPr>
                <w:del w:id="1563" w:author="mmeshek" w:date="2017-09-26T08:11:00Z"/>
              </w:rPr>
            </w:pPr>
            <w:del w:id="1564" w:author="mmeshek" w:date="2017-09-26T08:11:00Z">
              <w:r w:rsidDel="00786AF4">
                <w:delText>Application Programming Interface</w:delText>
              </w:r>
            </w:del>
          </w:p>
        </w:tc>
      </w:tr>
      <w:tr w:rsidR="009F2112" w:rsidDel="00786AF4" w14:paraId="45E556C4" w14:textId="77777777">
        <w:trPr>
          <w:del w:id="1565" w:author="mmeshek" w:date="2017-09-26T08:11:00Z"/>
        </w:trPr>
        <w:tc>
          <w:tcPr>
            <w:tcW w:w="0" w:type="auto"/>
          </w:tcPr>
          <w:p w14:paraId="1C607BE6" w14:textId="77777777" w:rsidR="009F2112" w:rsidDel="00786AF4" w:rsidRDefault="005942DF">
            <w:pPr>
              <w:pStyle w:val="Compact"/>
              <w:rPr>
                <w:del w:id="1566" w:author="mmeshek" w:date="2017-09-26T08:11:00Z"/>
              </w:rPr>
            </w:pPr>
            <w:del w:id="1567" w:author="mmeshek" w:date="2017-09-26T08:11:00Z">
              <w:r w:rsidDel="00786AF4">
                <w:delText>C++</w:delText>
              </w:r>
            </w:del>
          </w:p>
        </w:tc>
        <w:tc>
          <w:tcPr>
            <w:tcW w:w="0" w:type="auto"/>
          </w:tcPr>
          <w:p w14:paraId="3C7DEC77" w14:textId="77777777" w:rsidR="009F2112" w:rsidDel="00786AF4" w:rsidRDefault="005942DF">
            <w:pPr>
              <w:pStyle w:val="Compact"/>
              <w:rPr>
                <w:del w:id="1568" w:author="mmeshek" w:date="2017-09-26T08:11:00Z"/>
              </w:rPr>
            </w:pPr>
            <w:del w:id="1569" w:author="mmeshek" w:date="2017-09-26T08:11:00Z">
              <w:r w:rsidDel="00786AF4">
                <w:delText>a programming language</w:delText>
              </w:r>
            </w:del>
          </w:p>
        </w:tc>
      </w:tr>
      <w:tr w:rsidR="009F2112" w:rsidDel="00786AF4" w14:paraId="095B7C01" w14:textId="77777777">
        <w:trPr>
          <w:del w:id="1570" w:author="mmeshek" w:date="2017-09-26T08:11:00Z"/>
        </w:trPr>
        <w:tc>
          <w:tcPr>
            <w:tcW w:w="0" w:type="auto"/>
          </w:tcPr>
          <w:p w14:paraId="0A3E6643" w14:textId="77777777" w:rsidR="009F2112" w:rsidDel="00786AF4" w:rsidRDefault="005942DF">
            <w:pPr>
              <w:pStyle w:val="Compact"/>
              <w:rPr>
                <w:del w:id="1571" w:author="mmeshek" w:date="2017-09-26T08:11:00Z"/>
              </w:rPr>
            </w:pPr>
            <w:del w:id="1572" w:author="mmeshek" w:date="2017-09-26T08:11:00Z">
              <w:r w:rsidDel="00786AF4">
                <w:lastRenderedPageBreak/>
                <w:delText>CSV</w:delText>
              </w:r>
            </w:del>
          </w:p>
        </w:tc>
        <w:tc>
          <w:tcPr>
            <w:tcW w:w="0" w:type="auto"/>
          </w:tcPr>
          <w:p w14:paraId="16E5CFA4" w14:textId="77777777" w:rsidR="009F2112" w:rsidDel="00786AF4" w:rsidRDefault="005942DF">
            <w:pPr>
              <w:pStyle w:val="Compact"/>
              <w:rPr>
                <w:del w:id="1573" w:author="mmeshek" w:date="2017-09-26T08:11:00Z"/>
              </w:rPr>
            </w:pPr>
            <w:del w:id="1574" w:author="mmeshek" w:date="2017-09-26T08:11:00Z">
              <w:r w:rsidDel="00786AF4">
                <w:delText>comma-separated-value file</w:delText>
              </w:r>
            </w:del>
          </w:p>
        </w:tc>
      </w:tr>
      <w:tr w:rsidR="009F2112" w:rsidDel="00786AF4" w14:paraId="139BB326" w14:textId="77777777">
        <w:trPr>
          <w:del w:id="1575" w:author="mmeshek" w:date="2017-09-26T08:11:00Z"/>
        </w:trPr>
        <w:tc>
          <w:tcPr>
            <w:tcW w:w="0" w:type="auto"/>
          </w:tcPr>
          <w:p w14:paraId="15B0F966" w14:textId="77777777" w:rsidR="009F2112" w:rsidDel="00786AF4" w:rsidRDefault="005942DF">
            <w:pPr>
              <w:pStyle w:val="Compact"/>
              <w:rPr>
                <w:del w:id="1576" w:author="mmeshek" w:date="2017-09-26T08:11:00Z"/>
              </w:rPr>
            </w:pPr>
            <w:del w:id="1577" w:author="mmeshek" w:date="2017-09-26T08:11:00Z">
              <w:r w:rsidDel="00786AF4">
                <w:delText>Chrome</w:delText>
              </w:r>
            </w:del>
          </w:p>
        </w:tc>
        <w:tc>
          <w:tcPr>
            <w:tcW w:w="0" w:type="auto"/>
          </w:tcPr>
          <w:p w14:paraId="415C7906" w14:textId="77777777" w:rsidR="009F2112" w:rsidDel="00786AF4" w:rsidRDefault="005942DF">
            <w:pPr>
              <w:pStyle w:val="Compact"/>
              <w:rPr>
                <w:del w:id="1578" w:author="mmeshek" w:date="2017-09-26T08:11:00Z"/>
              </w:rPr>
            </w:pPr>
            <w:del w:id="1579" w:author="mmeshek" w:date="2017-09-26T08:11:00Z">
              <w:r w:rsidDel="00786AF4">
                <w:delText>a web browser product</w:delText>
              </w:r>
            </w:del>
          </w:p>
        </w:tc>
      </w:tr>
      <w:tr w:rsidR="009F2112" w:rsidDel="00786AF4" w14:paraId="7A4ED7A0" w14:textId="77777777">
        <w:trPr>
          <w:del w:id="1580" w:author="mmeshek" w:date="2017-09-26T08:11:00Z"/>
        </w:trPr>
        <w:tc>
          <w:tcPr>
            <w:tcW w:w="0" w:type="auto"/>
          </w:tcPr>
          <w:p w14:paraId="573475B8" w14:textId="77777777" w:rsidR="009F2112" w:rsidDel="00786AF4" w:rsidRDefault="005942DF">
            <w:pPr>
              <w:pStyle w:val="Compact"/>
              <w:rPr>
                <w:del w:id="1581" w:author="mmeshek" w:date="2017-09-26T08:11:00Z"/>
              </w:rPr>
            </w:pPr>
            <w:del w:id="1582" w:author="mmeshek" w:date="2017-09-26T08:11:00Z">
              <w:r w:rsidDel="00786AF4">
                <w:delText>Firefox</w:delText>
              </w:r>
            </w:del>
          </w:p>
        </w:tc>
        <w:tc>
          <w:tcPr>
            <w:tcW w:w="0" w:type="auto"/>
          </w:tcPr>
          <w:p w14:paraId="12950789" w14:textId="77777777" w:rsidR="009F2112" w:rsidDel="00786AF4" w:rsidRDefault="005942DF">
            <w:pPr>
              <w:pStyle w:val="Compact"/>
              <w:rPr>
                <w:del w:id="1583" w:author="mmeshek" w:date="2017-09-26T08:11:00Z"/>
              </w:rPr>
            </w:pPr>
            <w:del w:id="1584" w:author="mmeshek" w:date="2017-09-26T08:11:00Z">
              <w:r w:rsidDel="00786AF4">
                <w:delText>a web browser product</w:delText>
              </w:r>
            </w:del>
          </w:p>
        </w:tc>
      </w:tr>
      <w:tr w:rsidR="009F2112" w:rsidDel="00786AF4" w14:paraId="1BB3C19E" w14:textId="77777777">
        <w:trPr>
          <w:del w:id="1585" w:author="mmeshek" w:date="2017-09-26T08:11:00Z"/>
        </w:trPr>
        <w:tc>
          <w:tcPr>
            <w:tcW w:w="0" w:type="auto"/>
          </w:tcPr>
          <w:p w14:paraId="3DB3128E" w14:textId="77777777" w:rsidR="009F2112" w:rsidDel="00786AF4" w:rsidRDefault="005942DF">
            <w:pPr>
              <w:pStyle w:val="Compact"/>
              <w:rPr>
                <w:del w:id="1586" w:author="mmeshek" w:date="2017-09-26T08:11:00Z"/>
              </w:rPr>
            </w:pPr>
            <w:del w:id="1587" w:author="mmeshek" w:date="2017-09-26T08:11:00Z">
              <w:r w:rsidDel="00786AF4">
                <w:delText>Google Protocol Buffers</w:delText>
              </w:r>
            </w:del>
          </w:p>
        </w:tc>
        <w:tc>
          <w:tcPr>
            <w:tcW w:w="0" w:type="auto"/>
          </w:tcPr>
          <w:p w14:paraId="19DBAE20" w14:textId="77777777" w:rsidR="009F2112" w:rsidDel="00786AF4" w:rsidRDefault="005942DF">
            <w:pPr>
              <w:pStyle w:val="Compact"/>
              <w:rPr>
                <w:del w:id="1588" w:author="mmeshek" w:date="2017-09-26T08:11:00Z"/>
              </w:rPr>
            </w:pPr>
            <w:del w:id="1589" w:author="mmeshek" w:date="2017-09-26T08:11:00Z">
              <w:r w:rsidDel="00786AF4">
                <w:delText>a serialization specification</w:delText>
              </w:r>
            </w:del>
          </w:p>
        </w:tc>
      </w:tr>
      <w:tr w:rsidR="009F2112" w:rsidDel="00786AF4" w14:paraId="696266F8" w14:textId="77777777">
        <w:trPr>
          <w:del w:id="1590" w:author="mmeshek" w:date="2017-09-26T08:11:00Z"/>
        </w:trPr>
        <w:tc>
          <w:tcPr>
            <w:tcW w:w="0" w:type="auto"/>
          </w:tcPr>
          <w:p w14:paraId="5A178285" w14:textId="77777777" w:rsidR="009F2112" w:rsidDel="00786AF4" w:rsidRDefault="005942DF">
            <w:pPr>
              <w:pStyle w:val="Compact"/>
              <w:rPr>
                <w:del w:id="1591" w:author="mmeshek" w:date="2017-09-26T08:11:00Z"/>
              </w:rPr>
            </w:pPr>
            <w:del w:id="1592" w:author="mmeshek" w:date="2017-09-26T08:11:00Z">
              <w:r w:rsidDel="00786AF4">
                <w:delText>HTTP</w:delText>
              </w:r>
            </w:del>
          </w:p>
        </w:tc>
        <w:tc>
          <w:tcPr>
            <w:tcW w:w="0" w:type="auto"/>
          </w:tcPr>
          <w:p w14:paraId="52F70407" w14:textId="77777777" w:rsidR="009F2112" w:rsidDel="00786AF4" w:rsidRDefault="005942DF">
            <w:pPr>
              <w:pStyle w:val="Compact"/>
              <w:rPr>
                <w:del w:id="1593" w:author="mmeshek" w:date="2017-09-26T08:11:00Z"/>
              </w:rPr>
            </w:pPr>
            <w:del w:id="1594" w:author="mmeshek" w:date="2017-09-26T08:11:00Z">
              <w:r w:rsidDel="00786AF4">
                <w:delText>Hypertext Transfer Protocol</w:delText>
              </w:r>
            </w:del>
          </w:p>
        </w:tc>
      </w:tr>
      <w:tr w:rsidR="009F2112" w:rsidDel="00786AF4" w14:paraId="7C9031A7" w14:textId="77777777">
        <w:trPr>
          <w:del w:id="1595" w:author="mmeshek" w:date="2017-09-26T08:11:00Z"/>
        </w:trPr>
        <w:tc>
          <w:tcPr>
            <w:tcW w:w="0" w:type="auto"/>
          </w:tcPr>
          <w:p w14:paraId="7F151D8B" w14:textId="77777777" w:rsidR="009F2112" w:rsidDel="00786AF4" w:rsidRDefault="005942DF">
            <w:pPr>
              <w:pStyle w:val="Compact"/>
              <w:rPr>
                <w:del w:id="1596" w:author="mmeshek" w:date="2017-09-26T08:11:00Z"/>
              </w:rPr>
            </w:pPr>
            <w:del w:id="1597" w:author="mmeshek" w:date="2017-09-26T08:11:00Z">
              <w:r w:rsidDel="00786AF4">
                <w:delText>HTTPS</w:delText>
              </w:r>
            </w:del>
          </w:p>
        </w:tc>
        <w:tc>
          <w:tcPr>
            <w:tcW w:w="0" w:type="auto"/>
          </w:tcPr>
          <w:p w14:paraId="681B5B73" w14:textId="77777777" w:rsidR="009F2112" w:rsidDel="00786AF4" w:rsidRDefault="005942DF">
            <w:pPr>
              <w:pStyle w:val="Compact"/>
              <w:rPr>
                <w:del w:id="1598" w:author="mmeshek" w:date="2017-09-26T08:11:00Z"/>
              </w:rPr>
            </w:pPr>
            <w:del w:id="1599" w:author="mmeshek" w:date="2017-09-26T08:11:00Z">
              <w:r w:rsidDel="00786AF4">
                <w:delText>Hypertext Transfer Protocol Secure</w:delText>
              </w:r>
            </w:del>
          </w:p>
        </w:tc>
      </w:tr>
      <w:tr w:rsidR="009F2112" w:rsidDel="00786AF4" w14:paraId="35B1E5F8" w14:textId="77777777">
        <w:trPr>
          <w:del w:id="1600" w:author="mmeshek" w:date="2017-09-26T08:11:00Z"/>
        </w:trPr>
        <w:tc>
          <w:tcPr>
            <w:tcW w:w="0" w:type="auto"/>
          </w:tcPr>
          <w:p w14:paraId="42CDBC91" w14:textId="77777777" w:rsidR="009F2112" w:rsidDel="00786AF4" w:rsidRDefault="005942DF">
            <w:pPr>
              <w:pStyle w:val="Compact"/>
              <w:rPr>
                <w:del w:id="1601" w:author="mmeshek" w:date="2017-09-26T08:11:00Z"/>
              </w:rPr>
            </w:pPr>
            <w:del w:id="1602" w:author="mmeshek" w:date="2017-09-26T08:11:00Z">
              <w:r w:rsidDel="00786AF4">
                <w:delText>Haskell</w:delText>
              </w:r>
            </w:del>
          </w:p>
        </w:tc>
        <w:tc>
          <w:tcPr>
            <w:tcW w:w="0" w:type="auto"/>
          </w:tcPr>
          <w:p w14:paraId="69C7EBE7" w14:textId="77777777" w:rsidR="009F2112" w:rsidDel="00786AF4" w:rsidRDefault="005942DF">
            <w:pPr>
              <w:pStyle w:val="Compact"/>
              <w:rPr>
                <w:del w:id="1603" w:author="mmeshek" w:date="2017-09-26T08:11:00Z"/>
              </w:rPr>
            </w:pPr>
            <w:del w:id="1604" w:author="mmeshek" w:date="2017-09-26T08:11:00Z">
              <w:r w:rsidDel="00786AF4">
                <w:delText>a programming language</w:delText>
              </w:r>
            </w:del>
          </w:p>
        </w:tc>
      </w:tr>
      <w:tr w:rsidR="009F2112" w:rsidDel="00786AF4" w14:paraId="09D7968E" w14:textId="77777777">
        <w:trPr>
          <w:del w:id="1605" w:author="mmeshek" w:date="2017-09-26T08:11:00Z"/>
        </w:trPr>
        <w:tc>
          <w:tcPr>
            <w:tcW w:w="0" w:type="auto"/>
          </w:tcPr>
          <w:p w14:paraId="04D027E6" w14:textId="77777777" w:rsidR="009F2112" w:rsidDel="00786AF4" w:rsidRDefault="005942DF">
            <w:pPr>
              <w:pStyle w:val="Compact"/>
              <w:rPr>
                <w:del w:id="1606" w:author="mmeshek" w:date="2017-09-26T08:11:00Z"/>
              </w:rPr>
            </w:pPr>
            <w:del w:id="1607" w:author="mmeshek" w:date="2017-09-26T08:11:00Z">
              <w:r w:rsidDel="00786AF4">
                <w:delText>IoT</w:delText>
              </w:r>
            </w:del>
          </w:p>
        </w:tc>
        <w:tc>
          <w:tcPr>
            <w:tcW w:w="0" w:type="auto"/>
          </w:tcPr>
          <w:p w14:paraId="40975D00" w14:textId="77777777" w:rsidR="009F2112" w:rsidDel="00786AF4" w:rsidRDefault="005942DF">
            <w:pPr>
              <w:pStyle w:val="Compact"/>
              <w:rPr>
                <w:del w:id="1608" w:author="mmeshek" w:date="2017-09-26T08:11:00Z"/>
              </w:rPr>
            </w:pPr>
            <w:del w:id="1609" w:author="mmeshek" w:date="2017-09-26T08:11:00Z">
              <w:r w:rsidDel="00786AF4">
                <w:delText>the Internet of Thinks</w:delText>
              </w:r>
            </w:del>
          </w:p>
        </w:tc>
      </w:tr>
      <w:tr w:rsidR="009F2112" w:rsidDel="00786AF4" w14:paraId="2CED008C" w14:textId="77777777">
        <w:trPr>
          <w:del w:id="1610" w:author="mmeshek" w:date="2017-09-26T08:11:00Z"/>
        </w:trPr>
        <w:tc>
          <w:tcPr>
            <w:tcW w:w="0" w:type="auto"/>
          </w:tcPr>
          <w:p w14:paraId="2EB778FD" w14:textId="77777777" w:rsidR="009F2112" w:rsidDel="00786AF4" w:rsidRDefault="005942DF">
            <w:pPr>
              <w:pStyle w:val="Compact"/>
              <w:rPr>
                <w:del w:id="1611" w:author="mmeshek" w:date="2017-09-26T08:11:00Z"/>
              </w:rPr>
            </w:pPr>
            <w:del w:id="1612" w:author="mmeshek" w:date="2017-09-26T08:11:00Z">
              <w:r w:rsidDel="00786AF4">
                <w:delText>JSON</w:delText>
              </w:r>
            </w:del>
          </w:p>
        </w:tc>
        <w:tc>
          <w:tcPr>
            <w:tcW w:w="0" w:type="auto"/>
          </w:tcPr>
          <w:p w14:paraId="4FA94C9D" w14:textId="77777777" w:rsidR="009F2112" w:rsidDel="00786AF4" w:rsidRDefault="005942DF">
            <w:pPr>
              <w:pStyle w:val="Compact"/>
              <w:rPr>
                <w:del w:id="1613" w:author="mmeshek" w:date="2017-09-26T08:11:00Z"/>
              </w:rPr>
            </w:pPr>
            <w:del w:id="1614" w:author="mmeshek" w:date="2017-09-26T08:11:00Z">
              <w:r w:rsidDel="00786AF4">
                <w:delText>JavaScript Object Notation</w:delText>
              </w:r>
            </w:del>
          </w:p>
        </w:tc>
      </w:tr>
      <w:tr w:rsidR="009F2112" w:rsidDel="00786AF4" w14:paraId="6A9885E9" w14:textId="77777777">
        <w:trPr>
          <w:del w:id="1615" w:author="mmeshek" w:date="2017-09-26T08:11:00Z"/>
        </w:trPr>
        <w:tc>
          <w:tcPr>
            <w:tcW w:w="0" w:type="auto"/>
          </w:tcPr>
          <w:p w14:paraId="1B3AC8B6" w14:textId="77777777" w:rsidR="009F2112" w:rsidDel="00786AF4" w:rsidRDefault="005942DF">
            <w:pPr>
              <w:pStyle w:val="Compact"/>
              <w:rPr>
                <w:del w:id="1616" w:author="mmeshek" w:date="2017-09-26T08:11:00Z"/>
              </w:rPr>
            </w:pPr>
            <w:del w:id="1617" w:author="mmeshek" w:date="2017-09-26T08:11:00Z">
              <w:r w:rsidDel="00786AF4">
                <w:delText>JavaScript</w:delText>
              </w:r>
            </w:del>
          </w:p>
        </w:tc>
        <w:tc>
          <w:tcPr>
            <w:tcW w:w="0" w:type="auto"/>
          </w:tcPr>
          <w:p w14:paraId="3932BD64" w14:textId="77777777" w:rsidR="009F2112" w:rsidDel="00786AF4" w:rsidRDefault="005942DF">
            <w:pPr>
              <w:pStyle w:val="Compact"/>
              <w:rPr>
                <w:del w:id="1618" w:author="mmeshek" w:date="2017-09-26T08:11:00Z"/>
              </w:rPr>
            </w:pPr>
            <w:del w:id="1619" w:author="mmeshek" w:date="2017-09-26T08:11:00Z">
              <w:r w:rsidDel="00786AF4">
                <w:delText>a programming language</w:delText>
              </w:r>
            </w:del>
          </w:p>
        </w:tc>
      </w:tr>
      <w:tr w:rsidR="009F2112" w:rsidDel="00786AF4" w14:paraId="0BC681C4" w14:textId="77777777">
        <w:trPr>
          <w:del w:id="1620" w:author="mmeshek" w:date="2017-09-26T08:11:00Z"/>
        </w:trPr>
        <w:tc>
          <w:tcPr>
            <w:tcW w:w="0" w:type="auto"/>
          </w:tcPr>
          <w:p w14:paraId="78561AA7" w14:textId="77777777" w:rsidR="009F2112" w:rsidDel="00786AF4" w:rsidRDefault="005942DF">
            <w:pPr>
              <w:pStyle w:val="Compact"/>
              <w:rPr>
                <w:del w:id="1621" w:author="mmeshek" w:date="2017-09-26T08:11:00Z"/>
              </w:rPr>
            </w:pPr>
            <w:del w:id="1622" w:author="mmeshek" w:date="2017-09-26T08:11:00Z">
              <w:r w:rsidDel="00786AF4">
                <w:delText>MySQL</w:delText>
              </w:r>
            </w:del>
          </w:p>
        </w:tc>
        <w:tc>
          <w:tcPr>
            <w:tcW w:w="0" w:type="auto"/>
          </w:tcPr>
          <w:p w14:paraId="1A495ECC" w14:textId="77777777" w:rsidR="009F2112" w:rsidDel="00786AF4" w:rsidRDefault="005942DF">
            <w:pPr>
              <w:pStyle w:val="Compact"/>
              <w:rPr>
                <w:del w:id="1623" w:author="mmeshek" w:date="2017-09-26T08:11:00Z"/>
              </w:rPr>
            </w:pPr>
            <w:del w:id="1624" w:author="mmeshek" w:date="2017-09-26T08:11:00Z">
              <w:r w:rsidDel="00786AF4">
                <w:delText>a database server product</w:delText>
              </w:r>
            </w:del>
          </w:p>
        </w:tc>
      </w:tr>
      <w:tr w:rsidR="009F2112" w:rsidDel="00786AF4" w14:paraId="19F9418D" w14:textId="77777777">
        <w:trPr>
          <w:del w:id="1625" w:author="mmeshek" w:date="2017-09-26T08:11:00Z"/>
        </w:trPr>
        <w:tc>
          <w:tcPr>
            <w:tcW w:w="0" w:type="auto"/>
          </w:tcPr>
          <w:p w14:paraId="596D04E2" w14:textId="77777777" w:rsidR="009F2112" w:rsidDel="00786AF4" w:rsidRDefault="005942DF">
            <w:pPr>
              <w:pStyle w:val="Compact"/>
              <w:rPr>
                <w:del w:id="1626" w:author="mmeshek" w:date="2017-09-26T08:11:00Z"/>
              </w:rPr>
            </w:pPr>
            <w:del w:id="1627" w:author="mmeshek" w:date="2017-09-26T08:11:00Z">
              <w:r w:rsidDel="00786AF4">
                <w:delText>NREL</w:delText>
              </w:r>
            </w:del>
          </w:p>
        </w:tc>
        <w:tc>
          <w:tcPr>
            <w:tcW w:w="0" w:type="auto"/>
          </w:tcPr>
          <w:p w14:paraId="46613349" w14:textId="77777777" w:rsidR="009F2112" w:rsidDel="00786AF4" w:rsidRDefault="005942DF">
            <w:pPr>
              <w:pStyle w:val="Compact"/>
              <w:rPr>
                <w:del w:id="1628" w:author="mmeshek" w:date="2017-09-26T08:11:00Z"/>
              </w:rPr>
            </w:pPr>
            <w:del w:id="1629" w:author="mmeshek" w:date="2017-09-26T08:11:00Z">
              <w:r w:rsidDel="00786AF4">
                <w:delText>National Renewable Energy Laboratory</w:delText>
              </w:r>
            </w:del>
          </w:p>
        </w:tc>
      </w:tr>
      <w:tr w:rsidR="009F2112" w:rsidDel="00786AF4" w14:paraId="4689979D" w14:textId="77777777">
        <w:trPr>
          <w:del w:id="1630" w:author="mmeshek" w:date="2017-09-26T08:11:00Z"/>
        </w:trPr>
        <w:tc>
          <w:tcPr>
            <w:tcW w:w="0" w:type="auto"/>
          </w:tcPr>
          <w:p w14:paraId="0A548363" w14:textId="77777777" w:rsidR="009F2112" w:rsidDel="00786AF4" w:rsidRDefault="005942DF">
            <w:pPr>
              <w:pStyle w:val="Compact"/>
              <w:rPr>
                <w:del w:id="1631" w:author="mmeshek" w:date="2017-09-26T08:11:00Z"/>
              </w:rPr>
            </w:pPr>
            <w:del w:id="1632" w:author="mmeshek" w:date="2017-09-26T08:11:00Z">
              <w:r w:rsidDel="00786AF4">
                <w:delText>ODBC</w:delText>
              </w:r>
            </w:del>
          </w:p>
        </w:tc>
        <w:tc>
          <w:tcPr>
            <w:tcW w:w="0" w:type="auto"/>
          </w:tcPr>
          <w:p w14:paraId="6741132D" w14:textId="77777777" w:rsidR="009F2112" w:rsidDel="00786AF4" w:rsidRDefault="005942DF">
            <w:pPr>
              <w:pStyle w:val="Compact"/>
              <w:rPr>
                <w:del w:id="1633" w:author="mmeshek" w:date="2017-09-26T08:11:00Z"/>
              </w:rPr>
            </w:pPr>
            <w:del w:id="1634" w:author="mmeshek" w:date="2017-09-26T08:11:00Z">
              <w:r w:rsidDel="00786AF4">
                <w:delText>Open Database Connectivity</w:delText>
              </w:r>
            </w:del>
          </w:p>
        </w:tc>
      </w:tr>
      <w:tr w:rsidR="009F2112" w:rsidDel="00786AF4" w14:paraId="69F859A3" w14:textId="77777777">
        <w:trPr>
          <w:del w:id="1635" w:author="mmeshek" w:date="2017-09-26T08:11:00Z"/>
        </w:trPr>
        <w:tc>
          <w:tcPr>
            <w:tcW w:w="0" w:type="auto"/>
          </w:tcPr>
          <w:p w14:paraId="278A3BF3" w14:textId="77777777" w:rsidR="009F2112" w:rsidDel="00786AF4" w:rsidRDefault="005942DF">
            <w:pPr>
              <w:pStyle w:val="Compact"/>
              <w:rPr>
                <w:del w:id="1636" w:author="mmeshek" w:date="2017-09-26T08:11:00Z"/>
              </w:rPr>
            </w:pPr>
            <w:del w:id="1637" w:author="mmeshek" w:date="2017-09-26T08:11:00Z">
              <w:r w:rsidDel="00786AF4">
                <w:delText>POSIX Epoch</w:delText>
              </w:r>
            </w:del>
          </w:p>
        </w:tc>
        <w:tc>
          <w:tcPr>
            <w:tcW w:w="0" w:type="auto"/>
          </w:tcPr>
          <w:p w14:paraId="7D2AB1EA" w14:textId="77777777" w:rsidR="009F2112" w:rsidDel="00786AF4" w:rsidRDefault="005942DF">
            <w:pPr>
              <w:pStyle w:val="Compact"/>
              <w:rPr>
                <w:del w:id="1638" w:author="mmeshek" w:date="2017-09-26T08:11:00Z"/>
              </w:rPr>
            </w:pPr>
            <w:del w:id="1639" w:author="mmeshek" w:date="2017-09-26T08:11:00Z">
              <w:r w:rsidDel="00786AF4">
                <w:delText>seconds since midnight 1 January 1970 UTC</w:delText>
              </w:r>
            </w:del>
          </w:p>
        </w:tc>
      </w:tr>
      <w:tr w:rsidR="009F2112" w:rsidDel="00786AF4" w14:paraId="3380FA38" w14:textId="77777777">
        <w:trPr>
          <w:del w:id="1640" w:author="mmeshek" w:date="2017-09-26T08:11:00Z"/>
        </w:trPr>
        <w:tc>
          <w:tcPr>
            <w:tcW w:w="0" w:type="auto"/>
          </w:tcPr>
          <w:p w14:paraId="7793B753" w14:textId="77777777" w:rsidR="009F2112" w:rsidDel="00786AF4" w:rsidRDefault="005942DF">
            <w:pPr>
              <w:pStyle w:val="Compact"/>
              <w:rPr>
                <w:del w:id="1641" w:author="mmeshek" w:date="2017-09-26T08:11:00Z"/>
              </w:rPr>
            </w:pPr>
            <w:del w:id="1642" w:author="mmeshek" w:date="2017-09-26T08:11:00Z">
              <w:r w:rsidDel="00786AF4">
                <w:delText>PostgreSQL</w:delText>
              </w:r>
            </w:del>
          </w:p>
        </w:tc>
        <w:tc>
          <w:tcPr>
            <w:tcW w:w="0" w:type="auto"/>
          </w:tcPr>
          <w:p w14:paraId="78ECE7AE" w14:textId="77777777" w:rsidR="009F2112" w:rsidDel="00786AF4" w:rsidRDefault="005942DF">
            <w:pPr>
              <w:pStyle w:val="Compact"/>
              <w:rPr>
                <w:del w:id="1643" w:author="mmeshek" w:date="2017-09-26T08:11:00Z"/>
              </w:rPr>
            </w:pPr>
            <w:del w:id="1644" w:author="mmeshek" w:date="2017-09-26T08:11:00Z">
              <w:r w:rsidDel="00786AF4">
                <w:delText>a database server product</w:delText>
              </w:r>
            </w:del>
          </w:p>
        </w:tc>
      </w:tr>
      <w:tr w:rsidR="009F2112" w:rsidDel="00786AF4" w14:paraId="7D67E25A" w14:textId="77777777">
        <w:trPr>
          <w:del w:id="1645" w:author="mmeshek" w:date="2017-09-26T08:11:00Z"/>
        </w:trPr>
        <w:tc>
          <w:tcPr>
            <w:tcW w:w="0" w:type="auto"/>
          </w:tcPr>
          <w:p w14:paraId="760C017E" w14:textId="77777777" w:rsidR="009F2112" w:rsidDel="00786AF4" w:rsidRDefault="005942DF">
            <w:pPr>
              <w:pStyle w:val="Compact"/>
              <w:rPr>
                <w:del w:id="1646" w:author="mmeshek" w:date="2017-09-26T08:11:00Z"/>
              </w:rPr>
            </w:pPr>
            <w:del w:id="1647" w:author="mmeshek" w:date="2017-09-26T08:11:00Z">
              <w:r w:rsidDel="00786AF4">
                <w:delText>Project Haystack</w:delText>
              </w:r>
            </w:del>
          </w:p>
        </w:tc>
        <w:tc>
          <w:tcPr>
            <w:tcW w:w="0" w:type="auto"/>
          </w:tcPr>
          <w:p w14:paraId="45A24618" w14:textId="77777777" w:rsidR="009F2112" w:rsidDel="00786AF4" w:rsidRDefault="005942DF">
            <w:pPr>
              <w:pStyle w:val="Compact"/>
              <w:rPr>
                <w:del w:id="1648" w:author="mmeshek" w:date="2017-09-26T08:11:00Z"/>
              </w:rPr>
            </w:pPr>
            <w:del w:id="1649" w:author="mmeshek" w:date="2017-09-26T08:11:00Z">
              <w:r w:rsidDel="00786AF4">
                <w:delText>a specification for data feeds from the Internet of Thinks (IoT)</w:delText>
              </w:r>
            </w:del>
          </w:p>
        </w:tc>
      </w:tr>
      <w:tr w:rsidR="009F2112" w:rsidDel="00786AF4" w14:paraId="09AE9B01" w14:textId="77777777">
        <w:trPr>
          <w:del w:id="1650" w:author="mmeshek" w:date="2017-09-26T08:11:00Z"/>
        </w:trPr>
        <w:tc>
          <w:tcPr>
            <w:tcW w:w="0" w:type="auto"/>
          </w:tcPr>
          <w:p w14:paraId="15639C85" w14:textId="77777777" w:rsidR="009F2112" w:rsidDel="00786AF4" w:rsidRDefault="005942DF">
            <w:pPr>
              <w:pStyle w:val="Compact"/>
              <w:rPr>
                <w:del w:id="1651" w:author="mmeshek" w:date="2017-09-26T08:11:00Z"/>
              </w:rPr>
            </w:pPr>
            <w:del w:id="1652" w:author="mmeshek" w:date="2017-09-26T08:11:00Z">
              <w:r w:rsidDel="00786AF4">
                <w:delText>Python</w:delText>
              </w:r>
            </w:del>
          </w:p>
        </w:tc>
        <w:tc>
          <w:tcPr>
            <w:tcW w:w="0" w:type="auto"/>
          </w:tcPr>
          <w:p w14:paraId="29785DAE" w14:textId="77777777" w:rsidR="009F2112" w:rsidDel="00786AF4" w:rsidRDefault="005942DF">
            <w:pPr>
              <w:pStyle w:val="Compact"/>
              <w:rPr>
                <w:del w:id="1653" w:author="mmeshek" w:date="2017-09-26T08:11:00Z"/>
              </w:rPr>
            </w:pPr>
            <w:del w:id="1654" w:author="mmeshek" w:date="2017-09-26T08:11:00Z">
              <w:r w:rsidDel="00786AF4">
                <w:delText>a programming language</w:delText>
              </w:r>
            </w:del>
          </w:p>
        </w:tc>
      </w:tr>
      <w:tr w:rsidR="009F2112" w:rsidDel="00786AF4" w14:paraId="06EAD8A9" w14:textId="77777777">
        <w:trPr>
          <w:del w:id="1655" w:author="mmeshek" w:date="2017-09-26T08:11:00Z"/>
        </w:trPr>
        <w:tc>
          <w:tcPr>
            <w:tcW w:w="0" w:type="auto"/>
          </w:tcPr>
          <w:p w14:paraId="0A7D3116" w14:textId="77777777" w:rsidR="009F2112" w:rsidDel="00786AF4" w:rsidRDefault="005942DF">
            <w:pPr>
              <w:pStyle w:val="Compact"/>
              <w:rPr>
                <w:del w:id="1656" w:author="mmeshek" w:date="2017-09-26T08:11:00Z"/>
              </w:rPr>
            </w:pPr>
            <w:del w:id="1657" w:author="mmeshek" w:date="2017-09-26T08:11:00Z">
              <w:r w:rsidDel="00786AF4">
                <w:delText>R</w:delText>
              </w:r>
            </w:del>
          </w:p>
        </w:tc>
        <w:tc>
          <w:tcPr>
            <w:tcW w:w="0" w:type="auto"/>
          </w:tcPr>
          <w:p w14:paraId="7FD0C38C" w14:textId="77777777" w:rsidR="009F2112" w:rsidDel="00786AF4" w:rsidRDefault="005942DF">
            <w:pPr>
              <w:pStyle w:val="Compact"/>
              <w:rPr>
                <w:del w:id="1658" w:author="mmeshek" w:date="2017-09-26T08:11:00Z"/>
              </w:rPr>
            </w:pPr>
            <w:del w:id="1659" w:author="mmeshek" w:date="2017-09-26T08:11:00Z">
              <w:r w:rsidDel="00786AF4">
                <w:delText>a programming language</w:delText>
              </w:r>
            </w:del>
          </w:p>
        </w:tc>
      </w:tr>
      <w:tr w:rsidR="009F2112" w:rsidDel="00786AF4" w14:paraId="6091D1CC" w14:textId="77777777">
        <w:trPr>
          <w:del w:id="1660" w:author="mmeshek" w:date="2017-09-26T08:11:00Z"/>
        </w:trPr>
        <w:tc>
          <w:tcPr>
            <w:tcW w:w="0" w:type="auto"/>
          </w:tcPr>
          <w:p w14:paraId="7A86762D" w14:textId="77777777" w:rsidR="009F2112" w:rsidDel="00786AF4" w:rsidRDefault="005942DF">
            <w:pPr>
              <w:pStyle w:val="Compact"/>
              <w:rPr>
                <w:del w:id="1661" w:author="mmeshek" w:date="2017-09-26T08:11:00Z"/>
              </w:rPr>
            </w:pPr>
            <w:del w:id="1662" w:author="mmeshek" w:date="2017-09-26T08:11:00Z">
              <w:r w:rsidDel="00786AF4">
                <w:delText>REST</w:delText>
              </w:r>
            </w:del>
          </w:p>
        </w:tc>
        <w:tc>
          <w:tcPr>
            <w:tcW w:w="0" w:type="auto"/>
          </w:tcPr>
          <w:p w14:paraId="137091B0" w14:textId="77777777" w:rsidR="009F2112" w:rsidDel="00786AF4" w:rsidRDefault="005942DF">
            <w:pPr>
              <w:pStyle w:val="Compact"/>
              <w:rPr>
                <w:del w:id="1663" w:author="mmeshek" w:date="2017-09-26T08:11:00Z"/>
              </w:rPr>
            </w:pPr>
            <w:del w:id="1664" w:author="mmeshek" w:date="2017-09-26T08:11:00Z">
              <w:r w:rsidDel="00786AF4">
                <w:delText>Representational State Transfer</w:delText>
              </w:r>
            </w:del>
          </w:p>
        </w:tc>
      </w:tr>
      <w:tr w:rsidR="009F2112" w:rsidDel="00786AF4" w14:paraId="23DF7CB7" w14:textId="77777777">
        <w:trPr>
          <w:del w:id="1665" w:author="mmeshek" w:date="2017-09-26T08:11:00Z"/>
        </w:trPr>
        <w:tc>
          <w:tcPr>
            <w:tcW w:w="0" w:type="auto"/>
          </w:tcPr>
          <w:p w14:paraId="552A562D" w14:textId="77777777" w:rsidR="009F2112" w:rsidDel="00786AF4" w:rsidRDefault="005942DF">
            <w:pPr>
              <w:pStyle w:val="Compact"/>
              <w:rPr>
                <w:del w:id="1666" w:author="mmeshek" w:date="2017-09-26T08:11:00Z"/>
              </w:rPr>
            </w:pPr>
            <w:del w:id="1667" w:author="mmeshek" w:date="2017-09-26T08:11:00Z">
              <w:r w:rsidDel="00786AF4">
                <w:delText>rkt</w:delText>
              </w:r>
            </w:del>
          </w:p>
        </w:tc>
        <w:tc>
          <w:tcPr>
            <w:tcW w:w="0" w:type="auto"/>
          </w:tcPr>
          <w:p w14:paraId="5438D8BC" w14:textId="77777777" w:rsidR="009F2112" w:rsidDel="00786AF4" w:rsidRDefault="005942DF">
            <w:pPr>
              <w:pStyle w:val="Compact"/>
              <w:rPr>
                <w:del w:id="1668" w:author="mmeshek" w:date="2017-09-26T08:11:00Z"/>
              </w:rPr>
            </w:pPr>
            <w:del w:id="1669" w:author="mmeshek" w:date="2017-09-26T08:11:00Z">
              <w:r w:rsidDel="00786AF4">
                <w:delText>a containger engine (CoreOS 2017b)</w:delText>
              </w:r>
            </w:del>
          </w:p>
        </w:tc>
      </w:tr>
      <w:tr w:rsidR="009F2112" w:rsidDel="00786AF4" w14:paraId="0045166F" w14:textId="77777777">
        <w:trPr>
          <w:del w:id="1670" w:author="mmeshek" w:date="2017-09-26T08:11:00Z"/>
        </w:trPr>
        <w:tc>
          <w:tcPr>
            <w:tcW w:w="0" w:type="auto"/>
          </w:tcPr>
          <w:p w14:paraId="4FC038D8" w14:textId="77777777" w:rsidR="009F2112" w:rsidDel="00786AF4" w:rsidRDefault="005942DF">
            <w:pPr>
              <w:pStyle w:val="Compact"/>
              <w:rPr>
                <w:del w:id="1671" w:author="mmeshek" w:date="2017-09-26T08:11:00Z"/>
              </w:rPr>
            </w:pPr>
            <w:del w:id="1672" w:author="mmeshek" w:date="2017-09-26T08:11:00Z">
              <w:r w:rsidDel="00786AF4">
                <w:delText>SQLite3</w:delText>
              </w:r>
            </w:del>
          </w:p>
        </w:tc>
        <w:tc>
          <w:tcPr>
            <w:tcW w:w="0" w:type="auto"/>
          </w:tcPr>
          <w:p w14:paraId="1C51916F" w14:textId="77777777" w:rsidR="009F2112" w:rsidDel="00786AF4" w:rsidRDefault="005942DF">
            <w:pPr>
              <w:pStyle w:val="Compact"/>
              <w:rPr>
                <w:del w:id="1673" w:author="mmeshek" w:date="2017-09-26T08:11:00Z"/>
              </w:rPr>
            </w:pPr>
            <w:del w:id="1674" w:author="mmeshek" w:date="2017-09-26T08:11:00Z">
              <w:r w:rsidDel="00786AF4">
                <w:delText>a database server product</w:delText>
              </w:r>
            </w:del>
          </w:p>
        </w:tc>
      </w:tr>
      <w:tr w:rsidR="009F2112" w:rsidDel="00786AF4" w14:paraId="0CC79532" w14:textId="77777777">
        <w:trPr>
          <w:del w:id="1675" w:author="mmeshek" w:date="2017-09-26T08:11:00Z"/>
        </w:trPr>
        <w:tc>
          <w:tcPr>
            <w:tcW w:w="0" w:type="auto"/>
          </w:tcPr>
          <w:p w14:paraId="757A6242" w14:textId="77777777" w:rsidR="009F2112" w:rsidDel="00786AF4" w:rsidRDefault="005942DF">
            <w:pPr>
              <w:pStyle w:val="Compact"/>
              <w:rPr>
                <w:del w:id="1676" w:author="mmeshek" w:date="2017-09-26T08:11:00Z"/>
              </w:rPr>
            </w:pPr>
            <w:del w:id="1677" w:author="mmeshek" w:date="2017-09-26T08:11:00Z">
              <w:r w:rsidDel="00786AF4">
                <w:delText>TSV</w:delText>
              </w:r>
            </w:del>
          </w:p>
        </w:tc>
        <w:tc>
          <w:tcPr>
            <w:tcW w:w="0" w:type="auto"/>
          </w:tcPr>
          <w:p w14:paraId="7318782F" w14:textId="77777777" w:rsidR="009F2112" w:rsidDel="00786AF4" w:rsidRDefault="005942DF">
            <w:pPr>
              <w:pStyle w:val="Compact"/>
              <w:rPr>
                <w:del w:id="1678" w:author="mmeshek" w:date="2017-09-26T08:11:00Z"/>
              </w:rPr>
            </w:pPr>
            <w:del w:id="1679" w:author="mmeshek" w:date="2017-09-26T08:11:00Z">
              <w:r w:rsidDel="00786AF4">
                <w:delText>tab-separate-value file</w:delText>
              </w:r>
            </w:del>
          </w:p>
        </w:tc>
      </w:tr>
      <w:tr w:rsidR="009F2112" w:rsidDel="00786AF4" w14:paraId="776367C1" w14:textId="77777777">
        <w:trPr>
          <w:del w:id="1680" w:author="mmeshek" w:date="2017-09-26T08:11:00Z"/>
        </w:trPr>
        <w:tc>
          <w:tcPr>
            <w:tcW w:w="0" w:type="auto"/>
          </w:tcPr>
          <w:p w14:paraId="5FB344DA" w14:textId="77777777" w:rsidR="009F2112" w:rsidDel="00786AF4" w:rsidRDefault="005942DF">
            <w:pPr>
              <w:pStyle w:val="Compact"/>
              <w:rPr>
                <w:del w:id="1681" w:author="mmeshek" w:date="2017-09-26T08:11:00Z"/>
              </w:rPr>
            </w:pPr>
            <w:del w:id="1682" w:author="mmeshek" w:date="2017-09-26T08:11:00Z">
              <w:r w:rsidDel="00786AF4">
                <w:delText>URI</w:delText>
              </w:r>
            </w:del>
          </w:p>
        </w:tc>
        <w:tc>
          <w:tcPr>
            <w:tcW w:w="0" w:type="auto"/>
          </w:tcPr>
          <w:p w14:paraId="7B65470B" w14:textId="77777777" w:rsidR="009F2112" w:rsidDel="00786AF4" w:rsidRDefault="005942DF">
            <w:pPr>
              <w:pStyle w:val="Compact"/>
              <w:rPr>
                <w:del w:id="1683" w:author="mmeshek" w:date="2017-09-26T08:11:00Z"/>
              </w:rPr>
            </w:pPr>
            <w:del w:id="1684" w:author="mmeshek" w:date="2017-09-26T08:11:00Z">
              <w:r w:rsidDel="00786AF4">
                <w:delText>Universal Resource Identifier</w:delText>
              </w:r>
            </w:del>
          </w:p>
        </w:tc>
      </w:tr>
      <w:tr w:rsidR="009F2112" w:rsidDel="00786AF4" w14:paraId="5B5119CF" w14:textId="77777777">
        <w:trPr>
          <w:del w:id="1685" w:author="mmeshek" w:date="2017-09-26T08:11:00Z"/>
        </w:trPr>
        <w:tc>
          <w:tcPr>
            <w:tcW w:w="0" w:type="auto"/>
          </w:tcPr>
          <w:p w14:paraId="3B905392" w14:textId="77777777" w:rsidR="009F2112" w:rsidDel="00786AF4" w:rsidRDefault="005942DF">
            <w:pPr>
              <w:pStyle w:val="Compact"/>
              <w:rPr>
                <w:del w:id="1686" w:author="mmeshek" w:date="2017-09-26T08:11:00Z"/>
              </w:rPr>
            </w:pPr>
            <w:del w:id="1687" w:author="mmeshek" w:date="2017-09-26T08:11:00Z">
              <w:r w:rsidDel="00786AF4">
                <w:delText>UTC</w:delText>
              </w:r>
            </w:del>
          </w:p>
        </w:tc>
        <w:tc>
          <w:tcPr>
            <w:tcW w:w="0" w:type="auto"/>
          </w:tcPr>
          <w:p w14:paraId="2AE2D6A4" w14:textId="77777777" w:rsidR="009F2112" w:rsidDel="00786AF4" w:rsidRDefault="005942DF">
            <w:pPr>
              <w:pStyle w:val="Compact"/>
              <w:rPr>
                <w:del w:id="1688" w:author="mmeshek" w:date="2017-09-26T08:11:00Z"/>
              </w:rPr>
            </w:pPr>
            <w:del w:id="1689" w:author="mmeshek" w:date="2017-09-26T08:11:00Z">
              <w:r w:rsidDel="00786AF4">
                <w:delText>Coordinate Universal Time</w:delText>
              </w:r>
            </w:del>
          </w:p>
        </w:tc>
      </w:tr>
      <w:tr w:rsidR="009F2112" w:rsidDel="00786AF4" w14:paraId="4ED20D0A" w14:textId="77777777">
        <w:trPr>
          <w:del w:id="1690" w:author="mmeshek" w:date="2017-09-26T08:11:00Z"/>
        </w:trPr>
        <w:tc>
          <w:tcPr>
            <w:tcW w:w="0" w:type="auto"/>
          </w:tcPr>
          <w:p w14:paraId="5157F7EF" w14:textId="77777777" w:rsidR="009F2112" w:rsidDel="00786AF4" w:rsidRDefault="005942DF">
            <w:pPr>
              <w:pStyle w:val="Compact"/>
              <w:rPr>
                <w:del w:id="1691" w:author="mmeshek" w:date="2017-09-26T08:11:00Z"/>
              </w:rPr>
            </w:pPr>
            <w:del w:id="1692" w:author="mmeshek" w:date="2017-09-26T08:11:00Z">
              <w:r w:rsidDel="00786AF4">
                <w:delText>WebSockets</w:delText>
              </w:r>
            </w:del>
          </w:p>
        </w:tc>
        <w:tc>
          <w:tcPr>
            <w:tcW w:w="0" w:type="auto"/>
          </w:tcPr>
          <w:p w14:paraId="36CF6E95" w14:textId="77777777" w:rsidR="009F2112" w:rsidDel="00786AF4" w:rsidRDefault="005942DF">
            <w:pPr>
              <w:pStyle w:val="Compact"/>
              <w:rPr>
                <w:del w:id="1693" w:author="mmeshek" w:date="2017-09-26T08:11:00Z"/>
              </w:rPr>
            </w:pPr>
            <w:del w:id="1694" w:author="mmeshek" w:date="2017-09-26T08:11:00Z">
              <w:r w:rsidDel="00786AF4">
                <w:delText>a communication protocol</w:delText>
              </w:r>
            </w:del>
          </w:p>
        </w:tc>
      </w:tr>
      <w:tr w:rsidR="009F2112" w:rsidDel="00786AF4" w14:paraId="6091D178" w14:textId="77777777">
        <w:trPr>
          <w:del w:id="1695" w:author="mmeshek" w:date="2017-09-26T08:11:00Z"/>
        </w:trPr>
        <w:tc>
          <w:tcPr>
            <w:tcW w:w="0" w:type="auto"/>
          </w:tcPr>
          <w:p w14:paraId="6B4B1A56" w14:textId="77777777" w:rsidR="009F2112" w:rsidDel="00786AF4" w:rsidRDefault="005942DF">
            <w:pPr>
              <w:pStyle w:val="Compact"/>
              <w:rPr>
                <w:del w:id="1696" w:author="mmeshek" w:date="2017-09-26T08:11:00Z"/>
              </w:rPr>
            </w:pPr>
            <w:del w:id="1697" w:author="mmeshek" w:date="2017-09-26T08:11:00Z">
              <w:r w:rsidDel="00786AF4">
                <w:delText>YAML</w:delText>
              </w:r>
            </w:del>
          </w:p>
        </w:tc>
        <w:tc>
          <w:tcPr>
            <w:tcW w:w="0" w:type="auto"/>
          </w:tcPr>
          <w:p w14:paraId="3B3E500D" w14:textId="77777777" w:rsidR="009F2112" w:rsidDel="00786AF4" w:rsidRDefault="005942DF">
            <w:pPr>
              <w:pStyle w:val="Compact"/>
              <w:rPr>
                <w:del w:id="1698" w:author="mmeshek" w:date="2017-09-26T08:11:00Z"/>
              </w:rPr>
            </w:pPr>
            <w:del w:id="1699" w:author="mmeshek" w:date="2017-09-26T08:11:00Z">
              <w:r w:rsidDel="00786AF4">
                <w:delText>YAML Ain’t Markup Language</w:delText>
              </w:r>
            </w:del>
          </w:p>
        </w:tc>
      </w:tr>
    </w:tbl>
    <w:p w14:paraId="551DE520" w14:textId="77777777" w:rsidR="009F2112" w:rsidRDefault="005942DF">
      <w:pPr>
        <w:pStyle w:val="NRELHead01"/>
        <w:pageBreakBefore/>
        <w:pPrChange w:id="1700" w:author="mmeshek" w:date="2017-09-26T08:23:00Z">
          <w:pPr>
            <w:pStyle w:val="Heading1"/>
          </w:pPr>
        </w:pPrChange>
      </w:pPr>
      <w:bookmarkStart w:id="1701" w:name="references"/>
      <w:bookmarkStart w:id="1702" w:name="_Toc492447385"/>
      <w:bookmarkStart w:id="1703" w:name="_Toc494178824"/>
      <w:bookmarkEnd w:id="1701"/>
      <w:r>
        <w:lastRenderedPageBreak/>
        <w:t>References</w:t>
      </w:r>
      <w:bookmarkEnd w:id="1702"/>
      <w:bookmarkEnd w:id="1703"/>
    </w:p>
    <w:p w14:paraId="76EBD21D" w14:textId="77777777" w:rsidR="009F2112" w:rsidDel="0041277C" w:rsidRDefault="005942DF">
      <w:pPr>
        <w:pStyle w:val="NRELReference"/>
        <w:rPr>
          <w:del w:id="1704" w:author="mmeshek" w:date="2017-09-26T08:23:00Z"/>
        </w:rPr>
        <w:pPrChange w:id="1705" w:author="mmeshek" w:date="2017-09-26T08:23:00Z">
          <w:pPr>
            <w:pStyle w:val="FirstParagraph"/>
          </w:pPr>
        </w:pPrChange>
      </w:pPr>
      <w:del w:id="1706" w:author="mmeshek" w:date="2017-09-26T08:23:00Z">
        <w:r w:rsidDel="0041277C">
          <w:delText> </w:delText>
        </w:r>
      </w:del>
    </w:p>
    <w:p w14:paraId="4FE8AC67" w14:textId="77777777" w:rsidR="009F2112" w:rsidRDefault="005942DF">
      <w:pPr>
        <w:pStyle w:val="NRELReference"/>
        <w:pPrChange w:id="1707" w:author="mmeshek" w:date="2017-09-26T08:23:00Z">
          <w:pPr>
            <w:pStyle w:val="Bibliography"/>
          </w:pPr>
        </w:pPrChange>
      </w:pPr>
      <w:r>
        <w:t>CoreOS. 2017a. “App Container Basics - Coreos.” Accessed September 6</w:t>
      </w:r>
      <w:ins w:id="1708" w:author="mmeshek" w:date="2017-09-26T09:07:00Z">
        <w:r w:rsidR="005E0021">
          <w:t>, 2017</w:t>
        </w:r>
      </w:ins>
      <w:r>
        <w:t xml:space="preserve">. </w:t>
      </w:r>
      <w:r w:rsidR="00786AF4">
        <w:fldChar w:fldCharType="begin"/>
      </w:r>
      <w:r w:rsidR="00786AF4">
        <w:instrText xml:space="preserve"> HYPERLINK "https://coreos.com/rkt/docs/latest/app-container.html" \h </w:instrText>
      </w:r>
      <w:r w:rsidR="00786AF4">
        <w:fldChar w:fldCharType="separate"/>
      </w:r>
      <w:r>
        <w:rPr>
          <w:rStyle w:val="Hyperlink"/>
        </w:rPr>
        <w:t>https://coreos.com/rkt/docs/latest/app-container.html</w:t>
      </w:r>
      <w:r w:rsidR="00786AF4">
        <w:rPr>
          <w:rStyle w:val="Hyperlink"/>
        </w:rPr>
        <w:fldChar w:fldCharType="end"/>
      </w:r>
      <w:r>
        <w:t>.</w:t>
      </w:r>
    </w:p>
    <w:p w14:paraId="2C2ACDA7" w14:textId="77777777" w:rsidR="009F2112" w:rsidRDefault="005942DF">
      <w:pPr>
        <w:pStyle w:val="NRELReference"/>
        <w:pPrChange w:id="1709" w:author="mmeshek" w:date="2017-09-26T08:23:00Z">
          <w:pPr>
            <w:pStyle w:val="Bibliography"/>
          </w:pPr>
        </w:pPrChange>
      </w:pPr>
      <w:del w:id="1710" w:author="Bush, Brian" w:date="2017-10-24T11:49:00Z">
        <w:r w:rsidDel="00C715C0">
          <w:delText xml:space="preserve">———. </w:delText>
        </w:r>
      </w:del>
      <w:ins w:id="1711" w:author="Bush, Brian" w:date="2017-10-24T11:49:00Z">
        <w:r w:rsidR="00C715C0">
          <w:t xml:space="preserve">CoreOS. </w:t>
        </w:r>
      </w:ins>
      <w:r>
        <w:t>2017b. “Rkt Container Engine with Coreos.” Accessed September 6</w:t>
      </w:r>
      <w:ins w:id="1712" w:author="mmeshek" w:date="2017-09-26T09:07:00Z">
        <w:r w:rsidR="005E0021">
          <w:t>, 2017</w:t>
        </w:r>
      </w:ins>
      <w:r>
        <w:t xml:space="preserve">. </w:t>
      </w:r>
      <w:r w:rsidR="00786AF4">
        <w:fldChar w:fldCharType="begin"/>
      </w:r>
      <w:r w:rsidR="00786AF4">
        <w:instrText xml:space="preserve"> HYPERLINK "https://coreos.com/rkt" \h </w:instrText>
      </w:r>
      <w:r w:rsidR="00786AF4">
        <w:fldChar w:fldCharType="separate"/>
      </w:r>
      <w:r>
        <w:rPr>
          <w:rStyle w:val="Hyperlink"/>
        </w:rPr>
        <w:t>https://coreos.com/rkt</w:t>
      </w:r>
      <w:r w:rsidR="00786AF4">
        <w:rPr>
          <w:rStyle w:val="Hyperlink"/>
        </w:rPr>
        <w:fldChar w:fldCharType="end"/>
      </w:r>
      <w:r>
        <w:t>.</w:t>
      </w:r>
    </w:p>
    <w:p w14:paraId="0120382B" w14:textId="77777777" w:rsidR="009F2112" w:rsidRDefault="005942DF">
      <w:pPr>
        <w:pStyle w:val="NRELReference"/>
        <w:pPrChange w:id="1713" w:author="mmeshek" w:date="2017-09-26T08:23:00Z">
          <w:pPr>
            <w:pStyle w:val="Bibliography"/>
          </w:pPr>
        </w:pPrChange>
      </w:pPr>
      <w:r>
        <w:t>Fowler, Martin. 2017. “UML Distilled.” Accessed April 11</w:t>
      </w:r>
      <w:ins w:id="1714" w:author="mmeshek" w:date="2017-09-26T09:07:00Z">
        <w:r w:rsidR="005E0021">
          <w:t>, 2017</w:t>
        </w:r>
      </w:ins>
      <w:r>
        <w:t xml:space="preserve">. </w:t>
      </w:r>
      <w:r w:rsidR="00786AF4">
        <w:fldChar w:fldCharType="begin"/>
      </w:r>
      <w:r w:rsidR="00786AF4">
        <w:instrText xml:space="preserve"> HYPERLINK "http://my.safaribooksonline.com/book/software-engineering-and-development/uml/0321193687/sequence-diagrams/ch04" \h </w:instrText>
      </w:r>
      <w:r w:rsidR="00786AF4">
        <w:fldChar w:fldCharType="separate"/>
      </w:r>
      <w:r>
        <w:rPr>
          <w:rStyle w:val="Hyperlink"/>
        </w:rPr>
        <w:t>http://my.safaribooksonline.com/book/software-engineering-and-development/uml/0321193687/sequence-diagrams/ch04</w:t>
      </w:r>
      <w:r w:rsidR="00786AF4">
        <w:rPr>
          <w:rStyle w:val="Hyperlink"/>
        </w:rPr>
        <w:fldChar w:fldCharType="end"/>
      </w:r>
      <w:r>
        <w:t>.</w:t>
      </w:r>
    </w:p>
    <w:p w14:paraId="4C177B73" w14:textId="77777777" w:rsidR="009F2112" w:rsidRDefault="005942DF">
      <w:pPr>
        <w:pStyle w:val="NRELReference"/>
        <w:pPrChange w:id="1715" w:author="mmeshek" w:date="2017-09-26T08:23:00Z">
          <w:pPr>
            <w:pStyle w:val="Bibliography"/>
          </w:pPr>
        </w:pPrChange>
      </w:pPr>
      <w:r>
        <w:t>Google Developers. 2017a. “Protocol Buffers - Google’s Data Interchange Format.” Accessed April 11</w:t>
      </w:r>
      <w:ins w:id="1716" w:author="mmeshek" w:date="2017-09-26T09:07:00Z">
        <w:r w:rsidR="005E0021">
          <w:t>, 2017</w:t>
        </w:r>
      </w:ins>
      <w:r>
        <w:t xml:space="preserve">. </w:t>
      </w:r>
      <w:r w:rsidR="00786AF4">
        <w:fldChar w:fldCharType="begin"/>
      </w:r>
      <w:r w:rsidR="00786AF4">
        <w:instrText xml:space="preserve"> HYPERLINK "https://github.com/google/protobuf/blob/master/README.md" \h </w:instrText>
      </w:r>
      <w:r w:rsidR="00786AF4">
        <w:fldChar w:fldCharType="separate"/>
      </w:r>
      <w:r>
        <w:rPr>
          <w:rStyle w:val="Hyperlink"/>
        </w:rPr>
        <w:t>https://github.com/google/protobuf/blob/master/README.md</w:t>
      </w:r>
      <w:r w:rsidR="00786AF4">
        <w:rPr>
          <w:rStyle w:val="Hyperlink"/>
        </w:rPr>
        <w:fldChar w:fldCharType="end"/>
      </w:r>
      <w:r>
        <w:t>.</w:t>
      </w:r>
    </w:p>
    <w:p w14:paraId="3BE7BC9A" w14:textId="77777777" w:rsidR="009F2112" w:rsidRDefault="005942DF">
      <w:pPr>
        <w:pStyle w:val="NRELReference"/>
        <w:pPrChange w:id="1717" w:author="mmeshek" w:date="2017-09-26T08:23:00Z">
          <w:pPr>
            <w:pStyle w:val="Bibliography"/>
          </w:pPr>
        </w:pPrChange>
      </w:pPr>
      <w:del w:id="1718" w:author="Bush, Brian" w:date="2017-10-24T11:50:00Z">
        <w:r w:rsidDel="00C715C0">
          <w:delText xml:space="preserve">———. </w:delText>
        </w:r>
      </w:del>
      <w:ins w:id="1719" w:author="Bush, Brian" w:date="2017-10-24T11:50:00Z">
        <w:r w:rsidR="00C715C0">
          <w:t xml:space="preserve">Google Developers. </w:t>
        </w:r>
      </w:ins>
      <w:r>
        <w:t>2017b. “Protocol Buffers | Google Developers.” Accessed April 11</w:t>
      </w:r>
      <w:ins w:id="1720" w:author="mmeshek" w:date="2017-09-26T09:07:00Z">
        <w:r w:rsidR="005E0021">
          <w:t>, 2017</w:t>
        </w:r>
      </w:ins>
      <w:r>
        <w:t xml:space="preserve">. </w:t>
      </w:r>
      <w:r w:rsidR="00786AF4">
        <w:fldChar w:fldCharType="begin"/>
      </w:r>
      <w:r w:rsidR="00786AF4">
        <w:instrText xml:space="preserve"> HYPERLINK "https://developers.google.com/protocol-buffers/" \h </w:instrText>
      </w:r>
      <w:r w:rsidR="00786AF4">
        <w:fldChar w:fldCharType="separate"/>
      </w:r>
      <w:r>
        <w:rPr>
          <w:rStyle w:val="Hyperlink"/>
        </w:rPr>
        <w:t>https://developers.google.com/protocol-buffers/</w:t>
      </w:r>
      <w:r w:rsidR="00786AF4">
        <w:rPr>
          <w:rStyle w:val="Hyperlink"/>
        </w:rPr>
        <w:fldChar w:fldCharType="end"/>
      </w:r>
      <w:r>
        <w:t>.</w:t>
      </w:r>
    </w:p>
    <w:p w14:paraId="443B2C5F" w14:textId="77777777" w:rsidR="009F2112" w:rsidRDefault="005942DF">
      <w:pPr>
        <w:pStyle w:val="NRELReference"/>
        <w:pPrChange w:id="1721" w:author="mmeshek" w:date="2017-09-26T08:23:00Z">
          <w:pPr>
            <w:pStyle w:val="Bibliography"/>
          </w:pPr>
        </w:pPrChange>
      </w:pPr>
      <w:r>
        <w:t xml:space="preserve">Internet Engineering Task Force. 2017. “RFC 6455 - </w:t>
      </w:r>
      <w:del w:id="1722" w:author="mmeshek" w:date="2017-10-19T14:41:00Z">
        <w:r w:rsidDel="0048541E">
          <w:delText>t</w:delText>
        </w:r>
      </w:del>
      <w:ins w:id="1723" w:author="mmeshek" w:date="2017-10-19T14:41:00Z">
        <w:r w:rsidR="0048541E">
          <w:t>T</w:t>
        </w:r>
      </w:ins>
      <w:r>
        <w:t>he Websocket Protocol.” Accessed April 11</w:t>
      </w:r>
      <w:ins w:id="1724" w:author="mmeshek" w:date="2017-09-26T09:07:00Z">
        <w:r w:rsidR="005E0021">
          <w:t>, 2017</w:t>
        </w:r>
      </w:ins>
      <w:r>
        <w:t xml:space="preserve">. </w:t>
      </w:r>
      <w:r w:rsidR="00786AF4">
        <w:fldChar w:fldCharType="begin"/>
      </w:r>
      <w:r w:rsidR="00786AF4">
        <w:instrText xml:space="preserve"> HYPERLINK "https://tools.ietf.org/html/rfc6455" \h </w:instrText>
      </w:r>
      <w:r w:rsidR="00786AF4">
        <w:fldChar w:fldCharType="separate"/>
      </w:r>
      <w:r>
        <w:rPr>
          <w:rStyle w:val="Hyperlink"/>
        </w:rPr>
        <w:t>https://tools.ietf.org/html/rfc6455</w:t>
      </w:r>
      <w:r w:rsidR="00786AF4">
        <w:rPr>
          <w:rStyle w:val="Hyperlink"/>
        </w:rPr>
        <w:fldChar w:fldCharType="end"/>
      </w:r>
      <w:r>
        <w:t>.</w:t>
      </w:r>
    </w:p>
    <w:p w14:paraId="2D221CD8" w14:textId="77777777" w:rsidR="009F2112" w:rsidRDefault="005942DF">
      <w:pPr>
        <w:pStyle w:val="NRELReference"/>
        <w:pPrChange w:id="1725" w:author="mmeshek" w:date="2017-09-26T08:23:00Z">
          <w:pPr>
            <w:pStyle w:val="Bibliography"/>
          </w:pPr>
        </w:pPrChange>
      </w:pPr>
      <w:r>
        <w:t>Oren Ben-Kiki, Clark Evans, Ingy döt Net. 2017. “YAML Specification Index.” Accessed September 6</w:t>
      </w:r>
      <w:ins w:id="1726" w:author="mmeshek" w:date="2017-09-26T09:07:00Z">
        <w:r w:rsidR="005E0021">
          <w:t>, 2017</w:t>
        </w:r>
      </w:ins>
      <w:r>
        <w:t xml:space="preserve">. </w:t>
      </w:r>
      <w:r w:rsidR="00786AF4">
        <w:fldChar w:fldCharType="begin"/>
      </w:r>
      <w:r w:rsidR="00786AF4">
        <w:instrText xml:space="preserve"> HYPERLINK "http://www.yaml.org/spec/" \h </w:instrText>
      </w:r>
      <w:r w:rsidR="00786AF4">
        <w:fldChar w:fldCharType="separate"/>
      </w:r>
      <w:r>
        <w:rPr>
          <w:rStyle w:val="Hyperlink"/>
        </w:rPr>
        <w:t>http://www.yaml.org/spec/</w:t>
      </w:r>
      <w:r w:rsidR="00786AF4">
        <w:rPr>
          <w:rStyle w:val="Hyperlink"/>
        </w:rPr>
        <w:fldChar w:fldCharType="end"/>
      </w:r>
      <w:r>
        <w:t>.</w:t>
      </w:r>
    </w:p>
    <w:p w14:paraId="10B94644" w14:textId="77777777" w:rsidR="009F2112" w:rsidRDefault="005942DF">
      <w:pPr>
        <w:pStyle w:val="NRELReference"/>
        <w:pPrChange w:id="1727" w:author="mmeshek" w:date="2017-09-26T08:23:00Z">
          <w:pPr>
            <w:pStyle w:val="Bibliography"/>
          </w:pPr>
        </w:pPrChange>
      </w:pPr>
      <w:r>
        <w:t>Project Haystack. 2017. “Home - Project Haystack.” Accessed September 6</w:t>
      </w:r>
      <w:ins w:id="1728" w:author="mmeshek" w:date="2017-09-26T09:07:00Z">
        <w:r w:rsidR="005E0021">
          <w:t>, 2017</w:t>
        </w:r>
      </w:ins>
      <w:r>
        <w:t xml:space="preserve">. </w:t>
      </w:r>
      <w:r w:rsidR="00786AF4">
        <w:fldChar w:fldCharType="begin"/>
      </w:r>
      <w:r w:rsidR="00786AF4">
        <w:instrText xml:space="preserve"> HYPERLINK "http://project-haystack.org/" \h </w:instrText>
      </w:r>
      <w:r w:rsidR="00786AF4">
        <w:fldChar w:fldCharType="separate"/>
      </w:r>
      <w:r>
        <w:rPr>
          <w:rStyle w:val="Hyperlink"/>
        </w:rPr>
        <w:t>http://project-haystack.org/</w:t>
      </w:r>
      <w:r w:rsidR="00786AF4">
        <w:rPr>
          <w:rStyle w:val="Hyperlink"/>
        </w:rPr>
        <w:fldChar w:fldCharType="end"/>
      </w:r>
      <w:r>
        <w:t>.</w:t>
      </w:r>
    </w:p>
    <w:sectPr w:rsidR="009F211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 w:author="mmeshek" w:date="2017-10-19T14:41:00Z" w:initials="mmeshek">
    <w:p w14:paraId="67190B36" w14:textId="77777777" w:rsidR="00C715C0" w:rsidRDefault="00C715C0">
      <w:pPr>
        <w:pStyle w:val="CommentText"/>
      </w:pPr>
      <w:r>
        <w:rPr>
          <w:rStyle w:val="CommentReference"/>
        </w:rPr>
        <w:annotationRef/>
      </w:r>
      <w:r>
        <w:t>Where is 2017a?</w:t>
      </w:r>
    </w:p>
  </w:comment>
  <w:comment w:id="118" w:author="Bush, Brian" w:date="2017-10-24T11:48:00Z" w:initials="BB">
    <w:p w14:paraId="46CFF2B4" w14:textId="77777777" w:rsidR="00C715C0" w:rsidRDefault="00C715C0">
      <w:pPr>
        <w:pStyle w:val="CommentText"/>
      </w:pPr>
      <w:r>
        <w:rPr>
          <w:rStyle w:val="CommentReference"/>
        </w:rPr>
        <w:annotationRef/>
      </w:r>
      <w:r>
        <w:t>They’re both cited in the text and in the references.</w:t>
      </w:r>
    </w:p>
  </w:comment>
  <w:comment w:id="312" w:author="mmeshek" w:date="2017-10-19T14:41:00Z" w:initials="mmeshek">
    <w:p w14:paraId="329EC64C" w14:textId="77777777" w:rsidR="00C715C0" w:rsidRDefault="00C715C0">
      <w:pPr>
        <w:pStyle w:val="CommentText"/>
      </w:pPr>
      <w:r>
        <w:rPr>
          <w:rStyle w:val="CommentReference"/>
        </w:rPr>
        <w:annotationRef/>
      </w:r>
      <w:r>
        <w:t>Should each list be in alphabetical order? Otherwise, the logic of the order is not obvious.</w:t>
      </w:r>
    </w:p>
  </w:comment>
  <w:comment w:id="313" w:author="Bush, Brian" w:date="2017-10-24T11:53:00Z" w:initials="BB">
    <w:p w14:paraId="102A2276" w14:textId="77777777" w:rsidR="00C715C0" w:rsidRDefault="00C715C0">
      <w:pPr>
        <w:pStyle w:val="CommentText"/>
      </w:pPr>
      <w:r>
        <w:rPr>
          <w:rStyle w:val="CommentReference"/>
        </w:rPr>
        <w:annotationRef/>
      </w:r>
      <w:r>
        <w:t>These are in logical order from a software perspective, which I think is more important for the intended audience.</w:t>
      </w:r>
    </w:p>
  </w:comment>
  <w:comment w:id="346" w:author="mmeshek" w:date="2017-10-19T14:41:00Z" w:initials="mmeshek">
    <w:p w14:paraId="3B78BBF8" w14:textId="77777777" w:rsidR="00C715C0" w:rsidRDefault="00C715C0">
      <w:pPr>
        <w:pStyle w:val="CommentText"/>
      </w:pPr>
      <w:r>
        <w:rPr>
          <w:rStyle w:val="CommentReference"/>
        </w:rPr>
        <w:annotationRef/>
      </w:r>
      <w:r>
        <w:t>"</w:t>
      </w:r>
      <w:r w:rsidRPr="00D23412">
        <w:t xml:space="preserve"> on conditions </w:t>
      </w:r>
      <w:r>
        <w:t>for"?</w:t>
      </w:r>
    </w:p>
  </w:comment>
  <w:comment w:id="347" w:author="Bush, Brian" w:date="2017-10-24T11:53:00Z" w:initials="BB">
    <w:p w14:paraId="21CFEE4A" w14:textId="77777777" w:rsidR="00C715C0" w:rsidRDefault="00C715C0">
      <w:pPr>
        <w:pStyle w:val="CommentText"/>
      </w:pPr>
      <w:r>
        <w:rPr>
          <w:rStyle w:val="CommentReference"/>
        </w:rPr>
        <w:annotationRef/>
      </w:r>
      <w:r>
        <w:t>Yes, I made this edit.</w:t>
      </w:r>
    </w:p>
  </w:comment>
  <w:comment w:id="358" w:author="mmeshek" w:date="2017-10-19T14:41:00Z" w:initials="mmeshek">
    <w:p w14:paraId="40F55484" w14:textId="77777777" w:rsidR="00C715C0" w:rsidRDefault="00C715C0">
      <w:pPr>
        <w:pStyle w:val="CommentText"/>
      </w:pPr>
      <w:r>
        <w:rPr>
          <w:rStyle w:val="CommentReference"/>
        </w:rPr>
        <w:annotationRef/>
      </w:r>
      <w:r>
        <w:t>"of"?</w:t>
      </w:r>
    </w:p>
  </w:comment>
  <w:comment w:id="359" w:author="Bush, Brian" w:date="2017-10-24T11:54:00Z" w:initials="BB">
    <w:p w14:paraId="1EB8184F" w14:textId="77777777" w:rsidR="00C715C0" w:rsidRDefault="00C715C0">
      <w:pPr>
        <w:pStyle w:val="CommentText"/>
      </w:pPr>
      <w:r>
        <w:rPr>
          <w:rStyle w:val="CommentReference"/>
        </w:rPr>
        <w:annotationRef/>
      </w:r>
      <w:r>
        <w:t>Changed to “for”.</w:t>
      </w:r>
    </w:p>
  </w:comment>
  <w:comment w:id="423" w:author="mmeshek" w:date="2017-10-19T14:41:00Z" w:initials="mmeshek">
    <w:p w14:paraId="178945B3" w14:textId="77777777" w:rsidR="00C715C0" w:rsidRDefault="00C715C0">
      <w:pPr>
        <w:pStyle w:val="CommentText"/>
      </w:pPr>
      <w:r>
        <w:t xml:space="preserve">I formatted </w:t>
      </w:r>
      <w:r>
        <w:rPr>
          <w:rStyle w:val="CommentReference"/>
        </w:rPr>
        <w:annotationRef/>
      </w:r>
      <w:r>
        <w:t>this table to be closer to NREL styles. I think the new style sets the table apart from the text in a nice way.</w:t>
      </w:r>
    </w:p>
    <w:p w14:paraId="0843A3F2" w14:textId="77777777" w:rsidR="00C715C0" w:rsidRDefault="00C715C0">
      <w:pPr>
        <w:pStyle w:val="CommentText"/>
      </w:pPr>
    </w:p>
    <w:p w14:paraId="25F52C12" w14:textId="77777777" w:rsidR="00C715C0" w:rsidRDefault="00C715C0">
      <w:pPr>
        <w:pStyle w:val="CommentText"/>
      </w:pPr>
      <w:r>
        <w:t>If you think the change is worthwhile, I can make it throughout. If not, you can just reject these changes.</w:t>
      </w:r>
    </w:p>
  </w:comment>
  <w:comment w:id="424" w:author="Bush, Brian" w:date="2017-10-24T11:54:00Z" w:initials="BB">
    <w:p w14:paraId="49A86802" w14:textId="77777777" w:rsidR="00C715C0" w:rsidRDefault="00C715C0">
      <w:pPr>
        <w:pStyle w:val="CommentText"/>
      </w:pPr>
      <w:r>
        <w:rPr>
          <w:rStyle w:val="CommentReference"/>
        </w:rPr>
        <w:annotationRef/>
      </w:r>
      <w:r>
        <w:t>These formatted tables look nicer.  If it is not too much work, please reformat the tables throughout.</w:t>
      </w:r>
    </w:p>
  </w:comment>
  <w:comment w:id="448" w:author="mmeshek" w:date="2017-10-19T14:41:00Z" w:initials="mmeshek">
    <w:p w14:paraId="5CAAFAC7" w14:textId="77777777" w:rsidR="00C715C0" w:rsidRDefault="00C715C0">
      <w:pPr>
        <w:pStyle w:val="CommentText"/>
      </w:pPr>
      <w:r>
        <w:rPr>
          <w:rStyle w:val="CommentReference"/>
        </w:rPr>
        <w:annotationRef/>
      </w:r>
      <w:r>
        <w:t>Awkward to define after already using.</w:t>
      </w:r>
    </w:p>
  </w:comment>
  <w:comment w:id="449" w:author="Bush, Brian" w:date="2017-10-24T11:58:00Z" w:initials="BB">
    <w:p w14:paraId="26638D45" w14:textId="77777777" w:rsidR="00C715C0" w:rsidRDefault="00C715C0">
      <w:pPr>
        <w:pStyle w:val="CommentText"/>
      </w:pPr>
      <w:r>
        <w:rPr>
          <w:rStyle w:val="CommentReference"/>
        </w:rPr>
        <w:annotationRef/>
      </w:r>
      <w:r w:rsidR="004609AA">
        <w:t>I’d like to keep this order.  Folks will jump around in the manual from topic to topic.</w:t>
      </w:r>
    </w:p>
  </w:comment>
  <w:comment w:id="450" w:author="mmeshek" w:date="2017-10-19T14:41:00Z" w:initials="mmeshek">
    <w:p w14:paraId="542F55E6" w14:textId="77777777" w:rsidR="00C715C0" w:rsidRDefault="00C715C0">
      <w:pPr>
        <w:pStyle w:val="CommentText"/>
      </w:pPr>
      <w:r>
        <w:rPr>
          <w:rStyle w:val="CommentReference"/>
        </w:rPr>
        <w:annotationRef/>
      </w:r>
      <w:r>
        <w:t>Alternatives to ____?</w:t>
      </w:r>
    </w:p>
    <w:p w14:paraId="36FF3D7C" w14:textId="77777777" w:rsidR="00C715C0" w:rsidRDefault="00C715C0">
      <w:pPr>
        <w:pStyle w:val="CommentText"/>
      </w:pPr>
    </w:p>
    <w:p w14:paraId="78E68B38" w14:textId="77777777" w:rsidR="00C715C0" w:rsidRDefault="00C715C0">
      <w:pPr>
        <w:pStyle w:val="CommentText"/>
      </w:pPr>
      <w:r>
        <w:t>Use “options for” instead? If so, use throughout.</w:t>
      </w:r>
    </w:p>
  </w:comment>
  <w:comment w:id="451" w:author="Bush, Brian" w:date="2017-10-24T11:58:00Z" w:initials="BB">
    <w:p w14:paraId="3F77E6FE" w14:textId="77777777" w:rsidR="00C715C0" w:rsidRDefault="00C715C0">
      <w:pPr>
        <w:pStyle w:val="CommentText"/>
      </w:pPr>
      <w:r>
        <w:rPr>
          <w:rStyle w:val="CommentReference"/>
        </w:rPr>
        <w:annotationRef/>
      </w:r>
      <w:r>
        <w:t>Yes, please change throughout.</w:t>
      </w:r>
    </w:p>
  </w:comment>
  <w:comment w:id="497" w:author="mmeshek" w:date="2017-10-19T14:41:00Z" w:initials="mmeshek">
    <w:p w14:paraId="75E57DA7" w14:textId="77777777" w:rsidR="00C715C0" w:rsidRDefault="00C715C0">
      <w:pPr>
        <w:pStyle w:val="CommentText"/>
      </w:pPr>
      <w:r>
        <w:rPr>
          <w:rStyle w:val="CommentReference"/>
        </w:rPr>
        <w:annotationRef/>
      </w:r>
      <w:r>
        <w:rPr>
          <w:rStyle w:val="CommentReference"/>
        </w:rPr>
        <w:t>Sentence fragment.</w:t>
      </w:r>
    </w:p>
  </w:comment>
  <w:comment w:id="498" w:author="Bush, Brian" w:date="2017-10-24T11:59:00Z" w:initials="BB">
    <w:p w14:paraId="001278A4" w14:textId="77777777" w:rsidR="004609AA" w:rsidRDefault="004609AA">
      <w:pPr>
        <w:pStyle w:val="CommentText"/>
      </w:pPr>
      <w:r>
        <w:rPr>
          <w:rStyle w:val="CommentReference"/>
        </w:rPr>
        <w:annotationRef/>
      </w:r>
      <w:r>
        <w:t>Can you change fragments like this to “The DomainMeta is a domain (set of values) for a variable.”?</w:t>
      </w:r>
    </w:p>
  </w:comment>
  <w:comment w:id="512" w:author="mmeshek" w:date="2017-10-19T14:41:00Z" w:initials="mmeshek">
    <w:p w14:paraId="5FAAE08D" w14:textId="77777777" w:rsidR="00C715C0" w:rsidRDefault="00C715C0">
      <w:pPr>
        <w:pStyle w:val="CommentText"/>
      </w:pPr>
      <w:r>
        <w:rPr>
          <w:rStyle w:val="CommentReference"/>
        </w:rPr>
        <w:annotationRef/>
      </w:r>
      <w:r>
        <w:rPr>
          <w:rStyle w:val="CommentReference"/>
        </w:rPr>
        <w:t>Sentence fragment.</w:t>
      </w:r>
    </w:p>
  </w:comment>
  <w:comment w:id="514" w:author="Bush, Brian" w:date="2017-10-24T12:00:00Z" w:initials="BB">
    <w:p w14:paraId="39756B2C" w14:textId="77777777" w:rsidR="004609AA" w:rsidRDefault="004609AA">
      <w:pPr>
        <w:pStyle w:val="CommentText"/>
      </w:pPr>
      <w:r>
        <w:rPr>
          <w:rStyle w:val="CommentReference"/>
        </w:rPr>
        <w:annotationRef/>
      </w:r>
      <w:r>
        <w:t>See previous response.</w:t>
      </w:r>
    </w:p>
  </w:comment>
  <w:comment w:id="513" w:author="mmeshek" w:date="2017-10-19T14:41:00Z" w:initials="mmeshek">
    <w:p w14:paraId="689D5850" w14:textId="77777777" w:rsidR="00C715C0" w:rsidRDefault="00C715C0">
      <w:pPr>
        <w:pStyle w:val="CommentText"/>
      </w:pPr>
      <w:r>
        <w:rPr>
          <w:rStyle w:val="CommentReference"/>
        </w:rPr>
        <w:annotationRef/>
      </w:r>
      <w:r>
        <w:t xml:space="preserve">Sentence fragment. Write as complete sentence to be parallel with the other sections. </w:t>
      </w:r>
      <w:r>
        <w:rPr>
          <w:rStyle w:val="CommentReference"/>
        </w:rPr>
        <w:t>Address throughout.</w:t>
      </w:r>
    </w:p>
  </w:comment>
  <w:comment w:id="515" w:author="Bush, Brian" w:date="2017-10-24T12:00:00Z" w:initials="BB">
    <w:p w14:paraId="7751F363" w14:textId="77777777" w:rsidR="004609AA" w:rsidRDefault="004609AA">
      <w:pPr>
        <w:pStyle w:val="CommentText"/>
      </w:pPr>
      <w:r>
        <w:rPr>
          <w:rStyle w:val="CommentReference"/>
        </w:rPr>
        <w:annotationRef/>
      </w:r>
      <w:r>
        <w:t>Yes.</w:t>
      </w:r>
    </w:p>
  </w:comment>
  <w:comment w:id="672" w:author="mmeshek" w:date="2017-10-19T14:41:00Z" w:initials="mmeshek">
    <w:p w14:paraId="1DF3269C" w14:textId="77777777" w:rsidR="00C715C0" w:rsidRDefault="00C715C0">
      <w:pPr>
        <w:pStyle w:val="CommentText"/>
      </w:pPr>
      <w:r>
        <w:rPr>
          <w:rStyle w:val="CommentReference"/>
        </w:rPr>
        <w:annotationRef/>
      </w:r>
      <w:r>
        <w:t>Unclear what the asterisk represents. A table note?</w:t>
      </w:r>
    </w:p>
  </w:comment>
  <w:comment w:id="673" w:author="Bush, Brian" w:date="2017-10-24T12:01:00Z" w:initials="BB">
    <w:p w14:paraId="141CFC13" w14:textId="77777777" w:rsidR="004609AA" w:rsidRDefault="004609AA">
      <w:pPr>
        <w:pStyle w:val="CommentText"/>
      </w:pPr>
      <w:r>
        <w:rPr>
          <w:rStyle w:val="CommentReference"/>
        </w:rPr>
        <w:annotationRef/>
      </w:r>
      <w:r>
        <w:t>This was a markdown formatting problem.  I’ve deleted it.</w:t>
      </w:r>
    </w:p>
  </w:comment>
  <w:comment w:id="710" w:author="mmeshek" w:date="2017-10-19T14:41:00Z" w:initials="mmeshek">
    <w:p w14:paraId="36FF30BB" w14:textId="77777777" w:rsidR="00C715C0" w:rsidRDefault="00C715C0">
      <w:pPr>
        <w:pStyle w:val="CommentText"/>
      </w:pPr>
      <w:r>
        <w:rPr>
          <w:rStyle w:val="CommentReference"/>
        </w:rPr>
        <w:annotationRef/>
      </w:r>
      <w:r>
        <w:t>Correct?</w:t>
      </w:r>
    </w:p>
  </w:comment>
  <w:comment w:id="870" w:author="mmeshek" w:date="2017-10-19T14:41:00Z" w:initials="mmeshek">
    <w:p w14:paraId="76FD48E0" w14:textId="77777777" w:rsidR="00C715C0" w:rsidRDefault="00C715C0">
      <w:pPr>
        <w:pStyle w:val="CommentText"/>
      </w:pPr>
      <w:r>
        <w:rPr>
          <w:rStyle w:val="CommentReference"/>
        </w:rPr>
        <w:annotationRef/>
      </w:r>
      <w:r>
        <w:t>?</w:t>
      </w:r>
    </w:p>
  </w:comment>
  <w:comment w:id="871" w:author="Bush, Brian" w:date="2017-10-24T12:02:00Z" w:initials="BB">
    <w:p w14:paraId="6DE1BC7F" w14:textId="77777777" w:rsidR="004609AA" w:rsidRDefault="004609AA">
      <w:pPr>
        <w:pStyle w:val="CommentText"/>
      </w:pPr>
      <w:r>
        <w:rPr>
          <w:rStyle w:val="CommentReference"/>
        </w:rPr>
        <w:annotationRef/>
      </w:r>
      <w:r>
        <w:t>Typo for “candela”, one of the SI units of measure.</w:t>
      </w:r>
    </w:p>
  </w:comment>
  <w:comment w:id="1202" w:author="mmeshek" w:date="2017-10-19T14:41:00Z" w:initials="mmeshek">
    <w:p w14:paraId="08094F8C" w14:textId="77777777" w:rsidR="00C715C0" w:rsidRDefault="00C715C0">
      <w:pPr>
        <w:pStyle w:val="CommentText"/>
      </w:pPr>
      <w:r>
        <w:rPr>
          <w:rStyle w:val="CommentReference"/>
        </w:rPr>
        <w:annotationRef/>
      </w:r>
      <w:r w:rsidRPr="00AF08DB">
        <w:t>bookmark</w:t>
      </w:r>
      <w:r>
        <w:t>(s)?</w:t>
      </w:r>
    </w:p>
  </w:comment>
  <w:comment w:id="1203" w:author="Bush, Brian" w:date="2017-10-24T12:03:00Z" w:initials="BB">
    <w:p w14:paraId="683D67A1" w14:textId="77777777" w:rsidR="004609AA" w:rsidRDefault="004609AA">
      <w:pPr>
        <w:pStyle w:val="CommentText"/>
      </w:pPr>
      <w:r>
        <w:rPr>
          <w:rStyle w:val="CommentReference"/>
        </w:rPr>
        <w:annotationRef/>
      </w:r>
      <w:r>
        <w:t>Stet.  Only one bookmark could be returned by this function.</w:t>
      </w:r>
    </w:p>
  </w:comment>
  <w:comment w:id="1249" w:author="mmeshek" w:date="2017-10-19T14:41:00Z" w:initials="mmeshek">
    <w:p w14:paraId="16BD670E" w14:textId="77777777" w:rsidR="00C715C0" w:rsidRDefault="00C715C0">
      <w:pPr>
        <w:pStyle w:val="CommentText"/>
      </w:pPr>
      <w:r>
        <w:rPr>
          <w:rStyle w:val="CommentReference"/>
        </w:rPr>
        <w:annotationRef/>
      </w:r>
      <w:r>
        <w:t>Correct?</w:t>
      </w:r>
    </w:p>
  </w:comment>
  <w:comment w:id="1250" w:author="Bush, Brian" w:date="2017-10-24T12:04:00Z" w:initials="BB">
    <w:p w14:paraId="7B273636" w14:textId="77777777" w:rsidR="004609AA" w:rsidRDefault="004609AA">
      <w:pPr>
        <w:pStyle w:val="CommentText"/>
      </w:pPr>
      <w:r>
        <w:rPr>
          <w:rStyle w:val="CommentReference"/>
        </w:rPr>
        <w:annotationRef/>
      </w:r>
      <w:r>
        <w:t>Fixed.</w:t>
      </w:r>
    </w:p>
  </w:comment>
  <w:comment w:id="1277" w:author="mmeshek" w:date="2017-10-19T14:41:00Z" w:initials="mmeshek">
    <w:p w14:paraId="2A57A350" w14:textId="77777777" w:rsidR="00C715C0" w:rsidRDefault="00C715C0">
      <w:pPr>
        <w:pStyle w:val="CommentText"/>
      </w:pPr>
      <w:r>
        <w:rPr>
          <w:rStyle w:val="CommentReference"/>
        </w:rPr>
        <w:annotationRef/>
      </w:r>
      <w:r>
        <w:t>Correct?</w:t>
      </w:r>
    </w:p>
  </w:comment>
  <w:comment w:id="1278" w:author="Bush, Brian" w:date="2017-10-24T12:04:00Z" w:initials="BB">
    <w:p w14:paraId="7F210AE7" w14:textId="77777777" w:rsidR="004609AA" w:rsidRDefault="004609AA">
      <w:pPr>
        <w:pStyle w:val="CommentText"/>
      </w:pPr>
      <w:r>
        <w:rPr>
          <w:rStyle w:val="CommentReference"/>
        </w:rPr>
        <w:annotationRef/>
      </w:r>
      <w:r>
        <w:t>yes</w:t>
      </w:r>
    </w:p>
  </w:comment>
  <w:comment w:id="1498" w:author="mmeshek" w:date="2017-10-19T14:41:00Z" w:initials="mmeshek">
    <w:p w14:paraId="31AC2DC4" w14:textId="77777777" w:rsidR="00C715C0" w:rsidRDefault="00C715C0">
      <w:pPr>
        <w:pStyle w:val="CommentText"/>
      </w:pPr>
      <w:r>
        <w:rPr>
          <w:rStyle w:val="CommentReference"/>
        </w:rPr>
        <w:annotationRef/>
      </w:r>
      <w:r>
        <w:t>URL?</w:t>
      </w:r>
    </w:p>
  </w:comment>
  <w:comment w:id="1499" w:author="Bush, Brian" w:date="2017-10-24T12:04:00Z" w:initials="BB">
    <w:p w14:paraId="356476C5" w14:textId="77777777" w:rsidR="004609AA" w:rsidRDefault="004609AA">
      <w:pPr>
        <w:pStyle w:val="CommentText"/>
      </w:pPr>
      <w:r>
        <w:rPr>
          <w:rStyle w:val="CommentReference"/>
        </w:rPr>
        <w:annotationRef/>
      </w:r>
      <w:r>
        <w:t>yes</w:t>
      </w:r>
    </w:p>
  </w:comment>
  <w:comment w:id="1537" w:author="mmeshek" w:date="2017-10-19T14:41:00Z" w:initials="mmeshek">
    <w:p w14:paraId="6A2D30BE" w14:textId="77777777" w:rsidR="00C715C0" w:rsidRDefault="00C715C0">
      <w:pPr>
        <w:pStyle w:val="CommentText"/>
      </w:pPr>
      <w:r>
        <w:rPr>
          <w:rStyle w:val="CommentReference"/>
        </w:rPr>
        <w:annotationRef/>
      </w:r>
      <w:r>
        <w:t>Correct?</w:t>
      </w:r>
    </w:p>
  </w:comment>
  <w:comment w:id="1538" w:author="Bush, Brian" w:date="2017-10-24T12:05:00Z" w:initials="BB">
    <w:p w14:paraId="62B3C64F" w14:textId="77777777" w:rsidR="004609AA" w:rsidRDefault="004609AA">
      <w:pPr>
        <w:pStyle w:val="CommentText"/>
      </w:pPr>
      <w:r>
        <w:rPr>
          <w:rStyle w:val="CommentReference"/>
        </w:rPr>
        <w:annotationRef/>
      </w:r>
      <w:r>
        <w:t>yes</w:t>
      </w:r>
      <w:bookmarkStart w:id="1539" w:name="_GoBack"/>
      <w:bookmarkEnd w:id="153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190B36" w15:done="0"/>
  <w15:commentEx w15:paraId="46CFF2B4" w15:paraIdParent="67190B36" w15:done="0"/>
  <w15:commentEx w15:paraId="329EC64C" w15:done="0"/>
  <w15:commentEx w15:paraId="102A2276" w15:paraIdParent="329EC64C" w15:done="0"/>
  <w15:commentEx w15:paraId="3B78BBF8" w15:done="0"/>
  <w15:commentEx w15:paraId="21CFEE4A" w15:paraIdParent="3B78BBF8" w15:done="0"/>
  <w15:commentEx w15:paraId="40F55484" w15:done="0"/>
  <w15:commentEx w15:paraId="1EB8184F" w15:paraIdParent="40F55484" w15:done="0"/>
  <w15:commentEx w15:paraId="25F52C12" w15:done="0"/>
  <w15:commentEx w15:paraId="49A86802" w15:paraIdParent="25F52C12" w15:done="0"/>
  <w15:commentEx w15:paraId="5CAAFAC7" w15:done="0"/>
  <w15:commentEx w15:paraId="26638D45" w15:paraIdParent="5CAAFAC7" w15:done="0"/>
  <w15:commentEx w15:paraId="78E68B38" w15:done="0"/>
  <w15:commentEx w15:paraId="3F77E6FE" w15:paraIdParent="78E68B38" w15:done="0"/>
  <w15:commentEx w15:paraId="75E57DA7" w15:done="0"/>
  <w15:commentEx w15:paraId="001278A4" w15:paraIdParent="75E57DA7" w15:done="0"/>
  <w15:commentEx w15:paraId="5FAAE08D" w15:done="0"/>
  <w15:commentEx w15:paraId="39756B2C" w15:paraIdParent="5FAAE08D" w15:done="0"/>
  <w15:commentEx w15:paraId="689D5850" w15:done="0"/>
  <w15:commentEx w15:paraId="7751F363" w15:paraIdParent="689D5850" w15:done="0"/>
  <w15:commentEx w15:paraId="1DF3269C" w15:done="0"/>
  <w15:commentEx w15:paraId="141CFC13" w15:paraIdParent="1DF3269C" w15:done="0"/>
  <w15:commentEx w15:paraId="36FF30BB" w15:done="0"/>
  <w15:commentEx w15:paraId="76FD48E0" w15:done="0"/>
  <w15:commentEx w15:paraId="6DE1BC7F" w15:paraIdParent="76FD48E0" w15:done="0"/>
  <w15:commentEx w15:paraId="08094F8C" w15:done="0"/>
  <w15:commentEx w15:paraId="683D67A1" w15:paraIdParent="08094F8C" w15:done="0"/>
  <w15:commentEx w15:paraId="16BD670E" w15:done="0"/>
  <w15:commentEx w15:paraId="7B273636" w15:paraIdParent="16BD670E" w15:done="0"/>
  <w15:commentEx w15:paraId="2A57A350" w15:done="0"/>
  <w15:commentEx w15:paraId="7F210AE7" w15:paraIdParent="2A57A350" w15:done="0"/>
  <w15:commentEx w15:paraId="31AC2DC4" w15:done="0"/>
  <w15:commentEx w15:paraId="356476C5" w15:paraIdParent="31AC2DC4" w15:done="0"/>
  <w15:commentEx w15:paraId="6A2D30BE" w15:done="0"/>
  <w15:commentEx w15:paraId="62B3C64F" w15:paraIdParent="6A2D30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4026EF" w14:textId="77777777" w:rsidR="00C715C0" w:rsidRDefault="00C715C0">
      <w:pPr>
        <w:spacing w:after="0"/>
      </w:pPr>
      <w:r>
        <w:separator/>
      </w:r>
    </w:p>
  </w:endnote>
  <w:endnote w:type="continuationSeparator" w:id="0">
    <w:p w14:paraId="1009141E" w14:textId="77777777" w:rsidR="00C715C0" w:rsidRDefault="00C715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5FBC5E" w14:textId="77777777" w:rsidR="00C715C0" w:rsidRDefault="00C715C0">
      <w:r>
        <w:separator/>
      </w:r>
    </w:p>
  </w:footnote>
  <w:footnote w:type="continuationSeparator" w:id="0">
    <w:p w14:paraId="3B840319" w14:textId="77777777" w:rsidR="00C715C0" w:rsidRDefault="00C715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E09AFF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480FC39"/>
    <w:multiLevelType w:val="multilevel"/>
    <w:tmpl w:val="19424B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78E3F4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C804B4A4"/>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CC6AA92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B8A31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BDCA6D0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C7C165A"/>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D318DD3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2F28696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77A875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9EAEC1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9C87A0E"/>
    <w:multiLevelType w:val="hybridMultilevel"/>
    <w:tmpl w:val="62B660D8"/>
    <w:lvl w:ilvl="0" w:tplc="3224014A">
      <w:start w:val="1"/>
      <w:numFmt w:val="decimal"/>
      <w:pStyle w:val="NRELList01"/>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E263D7"/>
    <w:multiLevelType w:val="hybridMultilevel"/>
    <w:tmpl w:val="4D5C2AB0"/>
    <w:lvl w:ilvl="0" w:tplc="1B2EFBF4">
      <w:start w:val="1"/>
      <w:numFmt w:val="bullet"/>
      <w:pStyle w:val="NRELBullet02"/>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DE0EFE1"/>
    <w:multiLevelType w:val="multilevel"/>
    <w:tmpl w:val="1610AB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0AB017D"/>
    <w:multiLevelType w:val="hybridMultilevel"/>
    <w:tmpl w:val="6ADE1E10"/>
    <w:lvl w:ilvl="0" w:tplc="294A7720">
      <w:start w:val="1"/>
      <w:numFmt w:val="bullet"/>
      <w:pStyle w:val="NRELBullet0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0B970"/>
    <w:multiLevelType w:val="multilevel"/>
    <w:tmpl w:val="03F2AE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641F3ECC"/>
    <w:multiLevelType w:val="multilevel"/>
    <w:tmpl w:val="7D90832C"/>
    <w:lvl w:ilvl="0">
      <w:start w:val="1"/>
      <w:numFmt w:val="decimal"/>
      <w:pStyle w:val="NRELHead01Numbered"/>
      <w:lvlText w:val="%1"/>
      <w:lvlJc w:val="left"/>
      <w:pPr>
        <w:tabs>
          <w:tab w:val="num" w:pos="432"/>
        </w:tabs>
        <w:ind w:left="432" w:hanging="432"/>
      </w:pPr>
      <w:rPr>
        <w:rFonts w:hint="default"/>
      </w:rPr>
    </w:lvl>
    <w:lvl w:ilvl="1">
      <w:start w:val="1"/>
      <w:numFmt w:val="decimal"/>
      <w:pStyle w:val="NRELHead02Numbered"/>
      <w:lvlText w:val="%1.%2"/>
      <w:lvlJc w:val="left"/>
      <w:pPr>
        <w:tabs>
          <w:tab w:val="num" w:pos="576"/>
        </w:tabs>
        <w:ind w:left="576" w:hanging="576"/>
      </w:pPr>
      <w:rPr>
        <w:rFonts w:hint="default"/>
      </w:rPr>
    </w:lvl>
    <w:lvl w:ilvl="2">
      <w:start w:val="1"/>
      <w:numFmt w:val="decimal"/>
      <w:pStyle w:val="NRELHead03Numbered"/>
      <w:lvlText w:val="%1.%2.%3"/>
      <w:lvlJc w:val="left"/>
      <w:pPr>
        <w:tabs>
          <w:tab w:val="num" w:pos="720"/>
        </w:tabs>
        <w:ind w:left="720" w:hanging="720"/>
      </w:pPr>
      <w:rPr>
        <w:rFonts w:hint="default"/>
      </w:rPr>
    </w:lvl>
    <w:lvl w:ilvl="3">
      <w:start w:val="1"/>
      <w:numFmt w:val="decimal"/>
      <w:pStyle w:val="NRELHead04Numbered"/>
      <w:lvlText w:val="%1.%2.%3.%4"/>
      <w:lvlJc w:val="left"/>
      <w:pPr>
        <w:tabs>
          <w:tab w:val="num" w:pos="864"/>
        </w:tabs>
        <w:ind w:left="864" w:hanging="864"/>
      </w:pPr>
      <w:rPr>
        <w:rFonts w:hint="default"/>
      </w:rPr>
    </w:lvl>
    <w:lvl w:ilvl="4">
      <w:start w:val="1"/>
      <w:numFmt w:val="decimal"/>
      <w:pStyle w:val="NRELHead05Numbered"/>
      <w:lvlText w:val="%1.%2.%3.%4.%5"/>
      <w:lvlJc w:val="left"/>
      <w:pPr>
        <w:tabs>
          <w:tab w:val="num" w:pos="1008"/>
        </w:tabs>
        <w:ind w:left="1008" w:hanging="1008"/>
      </w:pPr>
      <w:rPr>
        <w:rFonts w:hint="default"/>
      </w:rPr>
    </w:lvl>
    <w:lvl w:ilvl="5">
      <w:start w:val="1"/>
      <w:numFmt w:val="decimal"/>
      <w:pStyle w:val="NRELHead06Numbered"/>
      <w:lvlText w:val="%1.%2.%3.%4.%5.%6"/>
      <w:lvlJc w:val="left"/>
      <w:pPr>
        <w:tabs>
          <w:tab w:val="num" w:pos="1152"/>
        </w:tabs>
        <w:ind w:left="1152" w:hanging="1152"/>
      </w:pPr>
      <w:rPr>
        <w:rFonts w:hint="default"/>
      </w:rPr>
    </w:lvl>
    <w:lvl w:ilvl="6">
      <w:start w:val="1"/>
      <w:numFmt w:val="decimal"/>
      <w:pStyle w:val="NRELHead07Numbered"/>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64BC5628"/>
    <w:multiLevelType w:val="hybridMultilevel"/>
    <w:tmpl w:val="2D50A274"/>
    <w:lvl w:ilvl="0" w:tplc="6706CAE8">
      <w:start w:val="1"/>
      <w:numFmt w:val="upperLetter"/>
      <w:pStyle w:val="NRELList02"/>
      <w:lvlText w:val="%1."/>
      <w:lvlJc w:val="left"/>
      <w:pPr>
        <w:tabs>
          <w:tab w:val="num" w:pos="288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601202"/>
    <w:multiLevelType w:val="hybridMultilevel"/>
    <w:tmpl w:val="84648D04"/>
    <w:lvl w:ilvl="0" w:tplc="95EE5BD6">
      <w:start w:val="1"/>
      <w:numFmt w:val="lowerRoman"/>
      <w:pStyle w:val="NRELList03"/>
      <w:lvlText w:val="%1."/>
      <w:lvlJc w:val="left"/>
      <w:pPr>
        <w:tabs>
          <w:tab w:val="num" w:pos="1800"/>
        </w:tabs>
        <w:ind w:left="2160" w:hanging="360"/>
      </w:pPr>
      <w:rPr>
        <w:rFonts w:ascii="Times New Roman" w:hAnsi="Times New Roman"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CA422B5"/>
    <w:multiLevelType w:val="hybridMultilevel"/>
    <w:tmpl w:val="1AF0B3C4"/>
    <w:lvl w:ilvl="0" w:tplc="361E89E2">
      <w:start w:val="1"/>
      <w:numFmt w:val="bullet"/>
      <w:pStyle w:val="NRELBullet03"/>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14"/>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16"/>
  </w:num>
  <w:num w:numId="16">
    <w:abstractNumId w:val="11"/>
  </w:num>
  <w:num w:numId="17">
    <w:abstractNumId w:val="9"/>
  </w:num>
  <w:num w:numId="18">
    <w:abstractNumId w:val="8"/>
  </w:num>
  <w:num w:numId="19">
    <w:abstractNumId w:val="7"/>
  </w:num>
  <w:num w:numId="20">
    <w:abstractNumId w:val="6"/>
  </w:num>
  <w:num w:numId="21">
    <w:abstractNumId w:val="10"/>
  </w:num>
  <w:num w:numId="22">
    <w:abstractNumId w:val="5"/>
  </w:num>
  <w:num w:numId="23">
    <w:abstractNumId w:val="4"/>
  </w:num>
  <w:num w:numId="24">
    <w:abstractNumId w:val="3"/>
  </w:num>
  <w:num w:numId="25">
    <w:abstractNumId w:val="2"/>
  </w:num>
  <w:num w:numId="26">
    <w:abstractNumId w:val="15"/>
  </w:num>
  <w:num w:numId="27">
    <w:abstractNumId w:val="13"/>
  </w:num>
  <w:num w:numId="28">
    <w:abstractNumId w:val="20"/>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2"/>
  </w:num>
  <w:num w:numId="37">
    <w:abstractNumId w:val="18"/>
  </w:num>
  <w:num w:numId="38">
    <w:abstractNumId w:val="19"/>
  </w:num>
  <w:num w:numId="39">
    <w:abstractNumId w:val="15"/>
  </w:num>
  <w:num w:numId="40">
    <w:abstractNumId w:val="13"/>
  </w:num>
  <w:num w:numId="41">
    <w:abstractNumId w:val="20"/>
  </w:num>
  <w:num w:numId="42">
    <w:abstractNumId w:val="17"/>
  </w:num>
  <w:num w:numId="43">
    <w:abstractNumId w:val="17"/>
  </w:num>
  <w:num w:numId="44">
    <w:abstractNumId w:val="17"/>
  </w:num>
  <w:num w:numId="45">
    <w:abstractNumId w:val="17"/>
  </w:num>
  <w:num w:numId="46">
    <w:abstractNumId w:val="17"/>
  </w:num>
  <w:num w:numId="47">
    <w:abstractNumId w:val="17"/>
  </w:num>
  <w:num w:numId="48">
    <w:abstractNumId w:val="17"/>
  </w:num>
  <w:num w:numId="49">
    <w:abstractNumId w:val="12"/>
  </w:num>
  <w:num w:numId="50">
    <w:abstractNumId w:val="18"/>
  </w:num>
  <w:num w:numId="51">
    <w:abstractNumId w:val="19"/>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ush, Brian">
    <w15:presenceInfo w15:providerId="AD" w15:userId="S-1-5-21-2090949127-153249958-1489575960-25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708" w:allStyles="0" w:customStyles="0" w:latentStyles="0" w:stylesInUse="1" w:headingStyles="0" w:numberingStyles="0" w:tableStyles="0" w:directFormattingOnRuns="1" w:directFormattingOnParagraphs="1" w:directFormattingOnNumbering="1" w:directFormattingOnTables="0" w:clearFormatting="0" w:top3HeadingStyles="0" w:visibleStyles="0" w:alternateStyleNames="0"/>
  <w:stylePaneSortMethod w:val="0000"/>
  <w:revisionView w:insDel="0" w:formatting="0" w:inkAnnotations="0"/>
  <w:trackRevisions/>
  <w:doNotTrackMoves/>
  <w:doNotTrackFormatting/>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35FA2"/>
    <w:rsid w:val="00081D3E"/>
    <w:rsid w:val="00142BB8"/>
    <w:rsid w:val="001455CC"/>
    <w:rsid w:val="00156B7A"/>
    <w:rsid w:val="0017458F"/>
    <w:rsid w:val="001A467D"/>
    <w:rsid w:val="001D6C96"/>
    <w:rsid w:val="002140C0"/>
    <w:rsid w:val="00227D64"/>
    <w:rsid w:val="002B64BF"/>
    <w:rsid w:val="00360456"/>
    <w:rsid w:val="003A72BE"/>
    <w:rsid w:val="003E62F5"/>
    <w:rsid w:val="004043B4"/>
    <w:rsid w:val="0041277C"/>
    <w:rsid w:val="004609AA"/>
    <w:rsid w:val="0048541E"/>
    <w:rsid w:val="004D02EE"/>
    <w:rsid w:val="004E29B3"/>
    <w:rsid w:val="00514070"/>
    <w:rsid w:val="00580EBF"/>
    <w:rsid w:val="00583223"/>
    <w:rsid w:val="00590D07"/>
    <w:rsid w:val="005942DF"/>
    <w:rsid w:val="005B465E"/>
    <w:rsid w:val="005E0021"/>
    <w:rsid w:val="005E259D"/>
    <w:rsid w:val="005E320F"/>
    <w:rsid w:val="00660BC9"/>
    <w:rsid w:val="006938A5"/>
    <w:rsid w:val="006F7224"/>
    <w:rsid w:val="00744A52"/>
    <w:rsid w:val="00784D58"/>
    <w:rsid w:val="00786AF4"/>
    <w:rsid w:val="008870CC"/>
    <w:rsid w:val="008A0DE4"/>
    <w:rsid w:val="008D6863"/>
    <w:rsid w:val="0096262A"/>
    <w:rsid w:val="009649A1"/>
    <w:rsid w:val="009A10DA"/>
    <w:rsid w:val="009B6E8C"/>
    <w:rsid w:val="009F2112"/>
    <w:rsid w:val="00A115A5"/>
    <w:rsid w:val="00A5094B"/>
    <w:rsid w:val="00A73E6C"/>
    <w:rsid w:val="00A77227"/>
    <w:rsid w:val="00A85BCA"/>
    <w:rsid w:val="00AC4D1A"/>
    <w:rsid w:val="00AD07D6"/>
    <w:rsid w:val="00AF08DB"/>
    <w:rsid w:val="00B32F1C"/>
    <w:rsid w:val="00B86B75"/>
    <w:rsid w:val="00BC48D5"/>
    <w:rsid w:val="00C32821"/>
    <w:rsid w:val="00C36279"/>
    <w:rsid w:val="00C715C0"/>
    <w:rsid w:val="00CD657B"/>
    <w:rsid w:val="00D04213"/>
    <w:rsid w:val="00D23412"/>
    <w:rsid w:val="00E315A3"/>
    <w:rsid w:val="00E461EB"/>
    <w:rsid w:val="00F46153"/>
    <w:rsid w:val="00F66235"/>
    <w:rsid w:val="00F700E7"/>
    <w:rsid w:val="00F722D0"/>
    <w:rsid w:val="00FB7DA6"/>
    <w:rsid w:val="00FF165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B647"/>
  <w15:docId w15:val="{BA57478D-7A82-4A16-AD51-69841A4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23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2140C0"/>
    <w:pPr>
      <w:spacing w:after="100"/>
    </w:pPr>
  </w:style>
  <w:style w:type="paragraph" w:styleId="TOC2">
    <w:name w:val="toc 2"/>
    <w:basedOn w:val="Normal"/>
    <w:next w:val="Normal"/>
    <w:autoRedefine/>
    <w:uiPriority w:val="39"/>
    <w:unhideWhenUsed/>
    <w:rsid w:val="002140C0"/>
    <w:pPr>
      <w:spacing w:after="100"/>
      <w:ind w:left="240"/>
    </w:pPr>
  </w:style>
  <w:style w:type="paragraph" w:styleId="BalloonText">
    <w:name w:val="Balloon Text"/>
    <w:basedOn w:val="Normal"/>
    <w:link w:val="BalloonTextChar"/>
    <w:semiHidden/>
    <w:unhideWhenUsed/>
    <w:rsid w:val="005942DF"/>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942DF"/>
    <w:rPr>
      <w:rFonts w:ascii="Segoe UI" w:hAnsi="Segoe UI" w:cs="Segoe UI"/>
      <w:sz w:val="18"/>
      <w:szCs w:val="18"/>
    </w:rPr>
  </w:style>
  <w:style w:type="paragraph" w:customStyle="1" w:styleId="NRELBlock">
    <w:name w:val="NREL_Block"/>
    <w:next w:val="NRELBodyText"/>
    <w:link w:val="NRELBlockChar"/>
    <w:qFormat/>
    <w:rsid w:val="00786AF4"/>
    <w:pPr>
      <w:spacing w:after="120"/>
      <w:ind w:left="720" w:right="720"/>
    </w:pPr>
    <w:rPr>
      <w:rFonts w:ascii="Times New Roman" w:eastAsia="Times" w:hAnsi="Times New Roman" w:cs="Times New Roman"/>
      <w:color w:val="000000" w:themeColor="text1"/>
      <w:szCs w:val="20"/>
    </w:rPr>
  </w:style>
  <w:style w:type="character" w:customStyle="1" w:styleId="BodyTextChar">
    <w:name w:val="Body Text Char"/>
    <w:basedOn w:val="DefaultParagraphFont"/>
    <w:link w:val="BodyText"/>
    <w:rsid w:val="00786AF4"/>
  </w:style>
  <w:style w:type="character" w:customStyle="1" w:styleId="NRELBlockChar">
    <w:name w:val="NREL_Block Char"/>
    <w:basedOn w:val="NRELBodyTextCharChar"/>
    <w:link w:val="NRELBlock"/>
    <w:rsid w:val="00786AF4"/>
    <w:rPr>
      <w:rFonts w:ascii="Times New Roman" w:eastAsia="Times" w:hAnsi="Times New Roman" w:cs="Times New Roman"/>
      <w:color w:val="000000" w:themeColor="text1"/>
      <w:szCs w:val="20"/>
    </w:rPr>
  </w:style>
  <w:style w:type="paragraph" w:customStyle="1" w:styleId="NRELBodyText">
    <w:name w:val="NREL_Body_Text"/>
    <w:link w:val="NRELBodyTextCharChar"/>
    <w:qFormat/>
    <w:rsid w:val="00786AF4"/>
    <w:pPr>
      <w:spacing w:after="240"/>
    </w:pPr>
    <w:rPr>
      <w:rFonts w:ascii="Times New Roman" w:eastAsia="Times" w:hAnsi="Times New Roman" w:cs="Times New Roman"/>
      <w:color w:val="000000" w:themeColor="text1"/>
      <w:szCs w:val="20"/>
    </w:rPr>
  </w:style>
  <w:style w:type="character" w:customStyle="1" w:styleId="NRELBodyTextCharChar">
    <w:name w:val="NREL_Body_Text Char Char"/>
    <w:basedOn w:val="DefaultParagraphFont"/>
    <w:link w:val="NRELBodyText"/>
    <w:rsid w:val="00786AF4"/>
    <w:rPr>
      <w:rFonts w:ascii="Times New Roman" w:eastAsia="Times" w:hAnsi="Times New Roman" w:cs="Times New Roman"/>
      <w:color w:val="000000" w:themeColor="text1"/>
      <w:szCs w:val="20"/>
    </w:rPr>
  </w:style>
  <w:style w:type="paragraph" w:customStyle="1" w:styleId="NRELBullet01">
    <w:name w:val="NREL_Bullet_01"/>
    <w:qFormat/>
    <w:rsid w:val="00786AF4"/>
    <w:pPr>
      <w:numPr>
        <w:numId w:val="39"/>
      </w:numPr>
      <w:spacing w:after="120"/>
    </w:pPr>
    <w:rPr>
      <w:rFonts w:ascii="Times New Roman" w:eastAsia="Times" w:hAnsi="Times New Roman" w:cs="Times New Roman"/>
      <w:color w:val="000000" w:themeColor="text1"/>
      <w:szCs w:val="20"/>
    </w:rPr>
  </w:style>
  <w:style w:type="paragraph" w:customStyle="1" w:styleId="NRELBullet02">
    <w:name w:val="NREL_Bullet_02"/>
    <w:link w:val="NRELBullet02Char"/>
    <w:qFormat/>
    <w:rsid w:val="00786AF4"/>
    <w:pPr>
      <w:numPr>
        <w:numId w:val="40"/>
      </w:numPr>
      <w:spacing w:after="120"/>
    </w:pPr>
    <w:rPr>
      <w:rFonts w:ascii="Times New Roman" w:eastAsia="Times" w:hAnsi="Times New Roman" w:cs="Times New Roman"/>
      <w:color w:val="000000" w:themeColor="text1"/>
      <w:szCs w:val="20"/>
    </w:rPr>
  </w:style>
  <w:style w:type="character" w:customStyle="1" w:styleId="NRELBullet02Char">
    <w:name w:val="NREL_Bullet_02 Char"/>
    <w:basedOn w:val="NRELBodyTextCharChar"/>
    <w:link w:val="NRELBullet02"/>
    <w:rsid w:val="00786AF4"/>
    <w:rPr>
      <w:rFonts w:ascii="Times New Roman" w:eastAsia="Times" w:hAnsi="Times New Roman" w:cs="Times New Roman"/>
      <w:color w:val="000000" w:themeColor="text1"/>
      <w:szCs w:val="20"/>
    </w:rPr>
  </w:style>
  <w:style w:type="paragraph" w:customStyle="1" w:styleId="NRELBullet03">
    <w:name w:val="NREL_Bullet_03"/>
    <w:qFormat/>
    <w:rsid w:val="00786AF4"/>
    <w:pPr>
      <w:numPr>
        <w:numId w:val="41"/>
      </w:numPr>
      <w:spacing w:after="120"/>
    </w:pPr>
    <w:rPr>
      <w:rFonts w:ascii="Times New Roman" w:eastAsia="Times" w:hAnsi="Times New Roman" w:cs="Times New Roman"/>
      <w:color w:val="000000" w:themeColor="text1"/>
      <w:szCs w:val="20"/>
    </w:rPr>
  </w:style>
  <w:style w:type="paragraph" w:customStyle="1" w:styleId="NRELByline">
    <w:name w:val="NREL_Byline"/>
    <w:qFormat/>
    <w:rsid w:val="00786AF4"/>
    <w:pPr>
      <w:spacing w:after="240"/>
      <w:jc w:val="center"/>
    </w:pPr>
    <w:rPr>
      <w:rFonts w:ascii="Arial" w:eastAsia="Times New Roman" w:hAnsi="Arial" w:cs="Times New Roman"/>
      <w:b/>
      <w:i/>
      <w:color w:val="000000" w:themeColor="text1"/>
      <w:sz w:val="20"/>
      <w:szCs w:val="28"/>
    </w:rPr>
  </w:style>
  <w:style w:type="paragraph" w:customStyle="1" w:styleId="NRELEquation">
    <w:name w:val="NREL_Equation"/>
    <w:next w:val="NRELBodyText"/>
    <w:qFormat/>
    <w:rsid w:val="00786AF4"/>
    <w:pPr>
      <w:spacing w:after="240"/>
      <w:ind w:left="720"/>
    </w:pPr>
    <w:rPr>
      <w:rFonts w:ascii="Times New Roman" w:eastAsia="Times New Roman" w:hAnsi="Times New Roman" w:cs="Times New Roman"/>
      <w:color w:val="000000" w:themeColor="text1"/>
    </w:rPr>
  </w:style>
  <w:style w:type="paragraph" w:customStyle="1" w:styleId="NRELFigureImageCentered">
    <w:name w:val="NREL_Figure/Image_Centered"/>
    <w:next w:val="NRELFigureCaption"/>
    <w:rsid w:val="00786AF4"/>
    <w:pPr>
      <w:spacing w:after="0"/>
      <w:jc w:val="center"/>
    </w:pPr>
    <w:rPr>
      <w:rFonts w:ascii="Times New Roman" w:eastAsia="Times New Roman" w:hAnsi="Times New Roman" w:cs="Times New Roman"/>
      <w:color w:val="000000" w:themeColor="text1"/>
      <w:szCs w:val="20"/>
    </w:rPr>
  </w:style>
  <w:style w:type="paragraph" w:customStyle="1" w:styleId="NRELFigureCaption">
    <w:name w:val="NREL_Figure_Caption"/>
    <w:next w:val="NRELBodyText"/>
    <w:qFormat/>
    <w:rsid w:val="00786AF4"/>
    <w:pPr>
      <w:spacing w:before="120" w:after="120"/>
      <w:jc w:val="center"/>
    </w:pPr>
    <w:rPr>
      <w:rFonts w:ascii="Arial" w:eastAsia="Times New Roman" w:hAnsi="Arial" w:cs="Times New Roman"/>
      <w:b/>
      <w:color w:val="000000" w:themeColor="text1"/>
      <w:sz w:val="20"/>
    </w:rPr>
  </w:style>
  <w:style w:type="paragraph" w:customStyle="1" w:styleId="NRELFootnoteEndnote">
    <w:name w:val="NREL_Footnote_Endnote"/>
    <w:qFormat/>
    <w:rsid w:val="00786AF4"/>
    <w:pPr>
      <w:spacing w:after="0"/>
    </w:pPr>
    <w:rPr>
      <w:rFonts w:ascii="Times New Roman" w:eastAsia="Times New Roman" w:hAnsi="Times New Roman" w:cs="Times New Roman"/>
      <w:color w:val="000000" w:themeColor="text1"/>
      <w:sz w:val="20"/>
      <w:szCs w:val="20"/>
    </w:rPr>
  </w:style>
  <w:style w:type="paragraph" w:customStyle="1" w:styleId="NRELHead01">
    <w:name w:val="NREL_Head_01"/>
    <w:next w:val="NRELBodyText"/>
    <w:qFormat/>
    <w:rsid w:val="00786AF4"/>
    <w:pPr>
      <w:keepNext/>
      <w:spacing w:after="60"/>
    </w:pPr>
    <w:rPr>
      <w:rFonts w:ascii="Arial" w:eastAsia="Times" w:hAnsi="Arial" w:cs="Arial"/>
      <w:b/>
      <w:color w:val="0079C1"/>
      <w:kern w:val="24"/>
      <w:sz w:val="36"/>
      <w:szCs w:val="20"/>
    </w:rPr>
  </w:style>
  <w:style w:type="paragraph" w:customStyle="1" w:styleId="NRELHead01NotinTOC">
    <w:name w:val="NREL_Head_01_Not_in_TOC"/>
    <w:basedOn w:val="NRELHead01"/>
    <w:next w:val="NRELBodyText"/>
    <w:qFormat/>
    <w:rsid w:val="00786AF4"/>
  </w:style>
  <w:style w:type="paragraph" w:customStyle="1" w:styleId="NRELHead01Numbered">
    <w:name w:val="NREL_Head_01_Numbered"/>
    <w:next w:val="NRELBodyText"/>
    <w:qFormat/>
    <w:rsid w:val="00786AF4"/>
    <w:pPr>
      <w:keepNext/>
      <w:numPr>
        <w:numId w:val="48"/>
      </w:numPr>
      <w:spacing w:after="60"/>
    </w:pPr>
    <w:rPr>
      <w:rFonts w:ascii="Arial" w:eastAsia="Times" w:hAnsi="Arial" w:cs="Arial"/>
      <w:b/>
      <w:color w:val="0079BF"/>
      <w:kern w:val="24"/>
      <w:sz w:val="36"/>
      <w:szCs w:val="20"/>
    </w:rPr>
  </w:style>
  <w:style w:type="paragraph" w:customStyle="1" w:styleId="NRELHead02">
    <w:name w:val="NREL_Head_02"/>
    <w:next w:val="NRELBodyText"/>
    <w:qFormat/>
    <w:rsid w:val="008870CC"/>
    <w:pPr>
      <w:keepNext/>
      <w:spacing w:before="240" w:after="60"/>
    </w:pPr>
    <w:rPr>
      <w:rFonts w:ascii="Arial" w:eastAsia="Times" w:hAnsi="Arial" w:cs="Arial"/>
      <w:b/>
      <w:color w:val="0079BF"/>
      <w:sz w:val="28"/>
      <w:szCs w:val="20"/>
    </w:rPr>
  </w:style>
  <w:style w:type="paragraph" w:customStyle="1" w:styleId="NRELHead02Numbered">
    <w:name w:val="NREL_Head_02_Numbered"/>
    <w:next w:val="NRELBodyText"/>
    <w:qFormat/>
    <w:rsid w:val="00786AF4"/>
    <w:pPr>
      <w:keepNext/>
      <w:numPr>
        <w:ilvl w:val="1"/>
        <w:numId w:val="48"/>
      </w:numPr>
      <w:spacing w:after="60"/>
    </w:pPr>
    <w:rPr>
      <w:rFonts w:ascii="Arial" w:eastAsia="Times" w:hAnsi="Arial" w:cs="Arial"/>
      <w:b/>
      <w:color w:val="0079BF"/>
      <w:sz w:val="28"/>
      <w:szCs w:val="20"/>
    </w:rPr>
  </w:style>
  <w:style w:type="paragraph" w:customStyle="1" w:styleId="NRELHead03">
    <w:name w:val="NREL_Head_03"/>
    <w:next w:val="NRELBodyText"/>
    <w:qFormat/>
    <w:rsid w:val="0041277C"/>
    <w:pPr>
      <w:keepNext/>
      <w:spacing w:before="120" w:after="60"/>
    </w:pPr>
    <w:rPr>
      <w:rFonts w:ascii="Arial" w:eastAsia="Times" w:hAnsi="Arial" w:cs="Times New Roman"/>
      <w:b/>
      <w:i/>
      <w:color w:val="0079BF"/>
      <w:szCs w:val="20"/>
    </w:rPr>
  </w:style>
  <w:style w:type="paragraph" w:customStyle="1" w:styleId="NRELHead03Numbered">
    <w:name w:val="NREL_Head_03_Numbered"/>
    <w:next w:val="NRELBodyText"/>
    <w:qFormat/>
    <w:rsid w:val="00786AF4"/>
    <w:pPr>
      <w:keepNext/>
      <w:numPr>
        <w:ilvl w:val="2"/>
        <w:numId w:val="48"/>
      </w:numPr>
      <w:spacing w:after="60"/>
    </w:pPr>
    <w:rPr>
      <w:rFonts w:ascii="Arial" w:eastAsia="Times" w:hAnsi="Arial" w:cs="Times New Roman"/>
      <w:b/>
      <w:i/>
      <w:color w:val="0079BF"/>
      <w:szCs w:val="20"/>
    </w:rPr>
  </w:style>
  <w:style w:type="paragraph" w:customStyle="1" w:styleId="NRELHead04">
    <w:name w:val="NREL_Head_04"/>
    <w:next w:val="NRELBodyText"/>
    <w:qFormat/>
    <w:rsid w:val="00786AF4"/>
    <w:pPr>
      <w:keepNext/>
      <w:spacing w:after="60"/>
    </w:pPr>
    <w:rPr>
      <w:rFonts w:ascii="Arial" w:eastAsia="Times New Roman" w:hAnsi="Arial" w:cs="Tahoma"/>
      <w:i/>
      <w:color w:val="0079BF"/>
      <w:szCs w:val="16"/>
    </w:rPr>
  </w:style>
  <w:style w:type="paragraph" w:customStyle="1" w:styleId="NRELHead04Numbered">
    <w:name w:val="NREL_Head_04_Numbered"/>
    <w:next w:val="NRELBodyText"/>
    <w:qFormat/>
    <w:rsid w:val="00786AF4"/>
    <w:pPr>
      <w:keepNext/>
      <w:numPr>
        <w:ilvl w:val="3"/>
        <w:numId w:val="48"/>
      </w:numPr>
      <w:spacing w:after="60"/>
    </w:pPr>
    <w:rPr>
      <w:rFonts w:ascii="Arial" w:eastAsia="Times" w:hAnsi="Arial" w:cs="Times New Roman"/>
      <w:bCs/>
      <w:i/>
      <w:color w:val="0079BF"/>
      <w:szCs w:val="20"/>
    </w:rPr>
  </w:style>
  <w:style w:type="paragraph" w:customStyle="1" w:styleId="NRELHead05">
    <w:name w:val="NREL_Head_05"/>
    <w:next w:val="NRELBodyText"/>
    <w:qFormat/>
    <w:rsid w:val="00786AF4"/>
    <w:pPr>
      <w:keepNext/>
      <w:spacing w:after="60"/>
    </w:pPr>
    <w:rPr>
      <w:rFonts w:ascii="Times New Roman" w:eastAsia="Times" w:hAnsi="Times New Roman" w:cs="Times New Roman"/>
      <w:b/>
      <w:color w:val="000000" w:themeColor="text1"/>
      <w:szCs w:val="20"/>
    </w:rPr>
  </w:style>
  <w:style w:type="paragraph" w:customStyle="1" w:styleId="NRELHead05Numbered">
    <w:name w:val="NREL_Head_05_Numbered"/>
    <w:next w:val="NRELBodyText"/>
    <w:qFormat/>
    <w:rsid w:val="00786AF4"/>
    <w:pPr>
      <w:keepNext/>
      <w:numPr>
        <w:ilvl w:val="4"/>
        <w:numId w:val="48"/>
      </w:numPr>
      <w:spacing w:after="60"/>
    </w:pPr>
    <w:rPr>
      <w:rFonts w:ascii="Times New Roman" w:eastAsia="Times" w:hAnsi="Times New Roman" w:cs="Times New Roman"/>
      <w:b/>
      <w:color w:val="000000" w:themeColor="text1"/>
      <w:szCs w:val="20"/>
    </w:rPr>
  </w:style>
  <w:style w:type="paragraph" w:customStyle="1" w:styleId="NRELHead06">
    <w:name w:val="NREL_Head_06"/>
    <w:next w:val="NRELBodyText"/>
    <w:qFormat/>
    <w:rsid w:val="00786AF4"/>
    <w:pPr>
      <w:keepNext/>
      <w:spacing w:after="60"/>
    </w:pPr>
    <w:rPr>
      <w:rFonts w:ascii="Times New Roman" w:eastAsia="Times" w:hAnsi="Times New Roman" w:cs="Times New Roman"/>
      <w:b/>
      <w:i/>
      <w:color w:val="000000" w:themeColor="text1"/>
      <w:szCs w:val="20"/>
    </w:rPr>
  </w:style>
  <w:style w:type="paragraph" w:customStyle="1" w:styleId="NRELHead06Numbered">
    <w:name w:val="NREL_Head_06_Numbered"/>
    <w:next w:val="NRELBodyText"/>
    <w:qFormat/>
    <w:rsid w:val="00786AF4"/>
    <w:pPr>
      <w:keepNext/>
      <w:numPr>
        <w:ilvl w:val="5"/>
        <w:numId w:val="48"/>
      </w:numPr>
      <w:spacing w:after="60"/>
    </w:pPr>
    <w:rPr>
      <w:rFonts w:ascii="Times New Roman" w:eastAsia="Times" w:hAnsi="Times New Roman" w:cs="Times New Roman"/>
      <w:b/>
      <w:i/>
      <w:color w:val="000000" w:themeColor="text1"/>
      <w:szCs w:val="20"/>
    </w:rPr>
  </w:style>
  <w:style w:type="paragraph" w:customStyle="1" w:styleId="NRELHead07">
    <w:name w:val="NREL_Head_07"/>
    <w:next w:val="NRELBodyText"/>
    <w:qFormat/>
    <w:rsid w:val="00786AF4"/>
    <w:pPr>
      <w:keepNext/>
      <w:spacing w:after="60"/>
    </w:pPr>
    <w:rPr>
      <w:rFonts w:ascii="Times New Roman" w:eastAsia="Times" w:hAnsi="Times New Roman" w:cs="Times New Roman"/>
      <w:i/>
      <w:color w:val="000000" w:themeColor="text1"/>
      <w:szCs w:val="20"/>
    </w:rPr>
  </w:style>
  <w:style w:type="paragraph" w:customStyle="1" w:styleId="NRELHead07Numbered">
    <w:name w:val="NREL_Head_07_Numbered"/>
    <w:next w:val="NRELBodyText"/>
    <w:qFormat/>
    <w:rsid w:val="00786AF4"/>
    <w:pPr>
      <w:keepNext/>
      <w:numPr>
        <w:ilvl w:val="6"/>
        <w:numId w:val="48"/>
      </w:numPr>
      <w:spacing w:after="60"/>
    </w:pPr>
    <w:rPr>
      <w:rFonts w:ascii="Times New Roman" w:eastAsia="Times" w:hAnsi="Times New Roman" w:cs="Times New Roman"/>
      <w:i/>
      <w:color w:val="000000" w:themeColor="text1"/>
      <w:szCs w:val="20"/>
    </w:rPr>
  </w:style>
  <w:style w:type="paragraph" w:customStyle="1" w:styleId="NRELIndex">
    <w:name w:val="NREL_Index"/>
    <w:qFormat/>
    <w:rsid w:val="00786AF4"/>
    <w:pPr>
      <w:tabs>
        <w:tab w:val="right" w:leader="dot" w:pos="9360"/>
        <w:tab w:val="right" w:leader="dot" w:pos="10080"/>
      </w:tabs>
      <w:spacing w:after="0"/>
    </w:pPr>
    <w:rPr>
      <w:rFonts w:ascii="Times New Roman" w:eastAsia="Times" w:hAnsi="Times New Roman" w:cs="Times New Roman"/>
      <w:color w:val="000000" w:themeColor="text1"/>
      <w:szCs w:val="22"/>
    </w:rPr>
  </w:style>
  <w:style w:type="paragraph" w:customStyle="1" w:styleId="NRELList01">
    <w:name w:val="NREL_List_01"/>
    <w:qFormat/>
    <w:rsid w:val="00786AF4"/>
    <w:pPr>
      <w:numPr>
        <w:numId w:val="49"/>
      </w:numPr>
      <w:spacing w:after="120"/>
    </w:pPr>
    <w:rPr>
      <w:rFonts w:ascii="Times New Roman" w:eastAsia="Times New Roman" w:hAnsi="Times New Roman" w:cs="Times New Roman"/>
      <w:color w:val="000000" w:themeColor="text1"/>
    </w:rPr>
  </w:style>
  <w:style w:type="paragraph" w:customStyle="1" w:styleId="NRELList02">
    <w:name w:val="NREL_List_02"/>
    <w:qFormat/>
    <w:rsid w:val="00786AF4"/>
    <w:pPr>
      <w:numPr>
        <w:numId w:val="50"/>
      </w:numPr>
      <w:spacing w:after="120"/>
    </w:pPr>
    <w:rPr>
      <w:rFonts w:ascii="Times New Roman" w:eastAsia="Times New Roman" w:hAnsi="Times New Roman" w:cs="Times New Roman"/>
      <w:color w:val="000000" w:themeColor="text1"/>
    </w:rPr>
  </w:style>
  <w:style w:type="paragraph" w:customStyle="1" w:styleId="NRELList03">
    <w:name w:val="NREL_List_03"/>
    <w:link w:val="NRELList03Char"/>
    <w:qFormat/>
    <w:rsid w:val="00786AF4"/>
    <w:pPr>
      <w:numPr>
        <w:numId w:val="51"/>
      </w:numPr>
      <w:tabs>
        <w:tab w:val="left" w:pos="1080"/>
      </w:tabs>
      <w:spacing w:after="120"/>
    </w:pPr>
    <w:rPr>
      <w:rFonts w:ascii="Times New Roman" w:eastAsia="Times New Roman" w:hAnsi="Times New Roman" w:cs="Times New Roman"/>
      <w:color w:val="000000" w:themeColor="text1"/>
    </w:rPr>
  </w:style>
  <w:style w:type="character" w:customStyle="1" w:styleId="NRELList03Char">
    <w:name w:val="NREL_List_03 Char"/>
    <w:basedOn w:val="DefaultParagraphFont"/>
    <w:link w:val="NRELList03"/>
    <w:rsid w:val="00786AF4"/>
    <w:rPr>
      <w:rFonts w:ascii="Times New Roman" w:eastAsia="Times New Roman" w:hAnsi="Times New Roman" w:cs="Times New Roman"/>
      <w:color w:val="000000" w:themeColor="text1"/>
    </w:rPr>
  </w:style>
  <w:style w:type="paragraph" w:customStyle="1" w:styleId="NRELNomenclature">
    <w:name w:val="NREL_Nomenclature"/>
    <w:link w:val="NRELNomenclatureChar"/>
    <w:qFormat/>
    <w:rsid w:val="00AD07D6"/>
    <w:pPr>
      <w:tabs>
        <w:tab w:val="left" w:pos="4320"/>
      </w:tabs>
      <w:spacing w:after="0"/>
      <w:ind w:left="2880" w:hanging="2880"/>
    </w:pPr>
    <w:rPr>
      <w:rFonts w:ascii="Times New Roman" w:eastAsia="Times" w:hAnsi="Times New Roman" w:cs="Times New Roman"/>
      <w:color w:val="000000" w:themeColor="text1"/>
      <w:szCs w:val="20"/>
    </w:rPr>
  </w:style>
  <w:style w:type="character" w:customStyle="1" w:styleId="NRELNomenclatureChar">
    <w:name w:val="NREL_Nomenclature Char"/>
    <w:basedOn w:val="DefaultParagraphFont"/>
    <w:link w:val="NRELNomenclature"/>
    <w:rsid w:val="00AD07D6"/>
    <w:rPr>
      <w:rFonts w:ascii="Times New Roman" w:eastAsia="Times" w:hAnsi="Times New Roman" w:cs="Times New Roman"/>
      <w:color w:val="000000" w:themeColor="text1"/>
      <w:szCs w:val="20"/>
    </w:rPr>
  </w:style>
  <w:style w:type="paragraph" w:customStyle="1" w:styleId="NRELPageNumber">
    <w:name w:val="NREL_Page_Number"/>
    <w:qFormat/>
    <w:rsid w:val="00786AF4"/>
    <w:pPr>
      <w:spacing w:after="0"/>
      <w:jc w:val="center"/>
    </w:pPr>
    <w:rPr>
      <w:rFonts w:ascii="Times New Roman" w:eastAsia="Times New Roman" w:hAnsi="Times New Roman" w:cs="Times New Roman"/>
      <w:color w:val="000000" w:themeColor="text1"/>
    </w:rPr>
  </w:style>
  <w:style w:type="paragraph" w:customStyle="1" w:styleId="NRELReference">
    <w:name w:val="NREL_Reference"/>
    <w:qFormat/>
    <w:rsid w:val="00786AF4"/>
    <w:pPr>
      <w:spacing w:after="240"/>
    </w:pPr>
    <w:rPr>
      <w:rFonts w:ascii="Times New Roman" w:eastAsia="Times New Roman" w:hAnsi="Times New Roman" w:cs="Times New Roman"/>
      <w:color w:val="000000" w:themeColor="text1"/>
      <w:kern w:val="28"/>
    </w:rPr>
  </w:style>
  <w:style w:type="paragraph" w:customStyle="1" w:styleId="NRELTableCaption">
    <w:name w:val="NREL_Table_Caption"/>
    <w:next w:val="NRELBodyText"/>
    <w:qFormat/>
    <w:rsid w:val="00786AF4"/>
    <w:pPr>
      <w:keepNext/>
      <w:autoSpaceDE w:val="0"/>
      <w:autoSpaceDN w:val="0"/>
      <w:adjustRightInd w:val="0"/>
      <w:spacing w:before="120" w:after="120"/>
      <w:jc w:val="center"/>
    </w:pPr>
    <w:rPr>
      <w:rFonts w:ascii="Arial" w:eastAsia="Times" w:hAnsi="Arial" w:cs="Times New Roman"/>
      <w:b/>
      <w:bCs/>
      <w:color w:val="000000" w:themeColor="text1"/>
      <w:sz w:val="20"/>
      <w:szCs w:val="20"/>
    </w:rPr>
  </w:style>
  <w:style w:type="paragraph" w:customStyle="1" w:styleId="NRELTableContent">
    <w:name w:val="NREL_Table_Content"/>
    <w:qFormat/>
    <w:rsid w:val="00786AF4"/>
    <w:pPr>
      <w:spacing w:before="60" w:after="60"/>
    </w:pPr>
    <w:rPr>
      <w:rFonts w:ascii="Arial" w:eastAsia="Times New Roman" w:hAnsi="Arial" w:cs="Arial"/>
      <w:bCs/>
      <w:color w:val="000000" w:themeColor="text1"/>
      <w:sz w:val="20"/>
      <w:szCs w:val="22"/>
    </w:rPr>
  </w:style>
  <w:style w:type="paragraph" w:customStyle="1" w:styleId="NRELTableHeader">
    <w:name w:val="NREL_Table_Header"/>
    <w:basedOn w:val="NRELTableContent"/>
    <w:qFormat/>
    <w:rsid w:val="00786AF4"/>
    <w:rPr>
      <w:b/>
    </w:rPr>
  </w:style>
  <w:style w:type="paragraph" w:customStyle="1" w:styleId="NRELTOC01">
    <w:name w:val="NREL_TOC_01"/>
    <w:link w:val="NRELTOC01Char"/>
    <w:qFormat/>
    <w:rsid w:val="00786AF4"/>
    <w:pPr>
      <w:widowControl w:val="0"/>
      <w:tabs>
        <w:tab w:val="right" w:leader="dot" w:pos="9360"/>
      </w:tabs>
      <w:spacing w:after="0"/>
      <w:ind w:left="360" w:hanging="360"/>
      <w:outlineLvl w:val="0"/>
    </w:pPr>
    <w:rPr>
      <w:rFonts w:ascii="Arial" w:eastAsia="Times" w:hAnsi="Arial" w:cs="Times New Roman"/>
      <w:b/>
      <w:color w:val="000000" w:themeColor="text1"/>
      <w:kern w:val="28"/>
      <w:sz w:val="20"/>
      <w:szCs w:val="20"/>
    </w:rPr>
  </w:style>
  <w:style w:type="character" w:customStyle="1" w:styleId="NRELTOC01Char">
    <w:name w:val="NREL_TOC_01 Char"/>
    <w:basedOn w:val="DefaultParagraphFont"/>
    <w:link w:val="NRELTOC01"/>
    <w:rsid w:val="00786AF4"/>
    <w:rPr>
      <w:rFonts w:ascii="Arial" w:eastAsia="Times" w:hAnsi="Arial" w:cs="Times New Roman"/>
      <w:b/>
      <w:color w:val="000000" w:themeColor="text1"/>
      <w:kern w:val="28"/>
      <w:sz w:val="20"/>
      <w:szCs w:val="20"/>
    </w:rPr>
  </w:style>
  <w:style w:type="paragraph" w:customStyle="1" w:styleId="NRELTOC02">
    <w:name w:val="NREL_TOC_02"/>
    <w:link w:val="NRELTOC02Char"/>
    <w:qFormat/>
    <w:rsid w:val="00786AF4"/>
    <w:pPr>
      <w:widowControl w:val="0"/>
      <w:tabs>
        <w:tab w:val="right" w:leader="dot" w:pos="9360"/>
      </w:tabs>
      <w:spacing w:after="0"/>
      <w:ind w:left="864" w:hanging="504"/>
    </w:pPr>
    <w:rPr>
      <w:rFonts w:ascii="Times New Roman" w:eastAsia="Times" w:hAnsi="Times New Roman" w:cs="Times New Roman"/>
      <w:color w:val="000000" w:themeColor="text1"/>
      <w:kern w:val="28"/>
      <w:sz w:val="22"/>
      <w:szCs w:val="22"/>
    </w:rPr>
  </w:style>
  <w:style w:type="character" w:customStyle="1" w:styleId="NRELTOC02Char">
    <w:name w:val="NREL_TOC_02 Char"/>
    <w:basedOn w:val="DefaultParagraphFont"/>
    <w:link w:val="NRELTOC02"/>
    <w:rsid w:val="00786AF4"/>
    <w:rPr>
      <w:rFonts w:ascii="Times New Roman" w:eastAsia="Times" w:hAnsi="Times New Roman" w:cs="Times New Roman"/>
      <w:color w:val="000000" w:themeColor="text1"/>
      <w:kern w:val="28"/>
      <w:sz w:val="22"/>
      <w:szCs w:val="22"/>
    </w:rPr>
  </w:style>
  <w:style w:type="paragraph" w:customStyle="1" w:styleId="NRELTOC03">
    <w:name w:val="NREL_TOC_03"/>
    <w:link w:val="NRELTOC03Char"/>
    <w:qFormat/>
    <w:rsid w:val="00786AF4"/>
    <w:pPr>
      <w:tabs>
        <w:tab w:val="right" w:leader="dot" w:pos="9360"/>
      </w:tabs>
      <w:spacing w:after="0"/>
      <w:ind w:left="1584" w:hanging="720"/>
    </w:pPr>
    <w:rPr>
      <w:rFonts w:ascii="Times New Roman" w:eastAsia="Times New Roman" w:hAnsi="Times New Roman" w:cs="Times New Roman"/>
      <w:color w:val="000000" w:themeColor="text1"/>
      <w:sz w:val="22"/>
      <w:szCs w:val="22"/>
    </w:rPr>
  </w:style>
  <w:style w:type="character" w:customStyle="1" w:styleId="NRELTOC03Char">
    <w:name w:val="NREL_TOC_03 Char"/>
    <w:basedOn w:val="DefaultParagraphFont"/>
    <w:link w:val="NRELTOC03"/>
    <w:rsid w:val="00786AF4"/>
    <w:rPr>
      <w:rFonts w:ascii="Times New Roman" w:eastAsia="Times New Roman" w:hAnsi="Times New Roman" w:cs="Times New Roman"/>
      <w:color w:val="000000" w:themeColor="text1"/>
      <w:sz w:val="22"/>
      <w:szCs w:val="22"/>
    </w:rPr>
  </w:style>
  <w:style w:type="paragraph" w:customStyle="1" w:styleId="NRELTOCFiguresandTables">
    <w:name w:val="NREL_TOC_Figures_and_Tables"/>
    <w:qFormat/>
    <w:rsid w:val="00786AF4"/>
    <w:pPr>
      <w:tabs>
        <w:tab w:val="left" w:pos="1152"/>
        <w:tab w:val="right" w:leader="dot" w:pos="9360"/>
      </w:tabs>
      <w:spacing w:after="0"/>
      <w:ind w:left="1152" w:hanging="1152"/>
      <w:outlineLvl w:val="0"/>
    </w:pPr>
    <w:rPr>
      <w:rFonts w:ascii="Times New Roman" w:eastAsia="Times" w:hAnsi="Times New Roman" w:cs="Times New Roman"/>
      <w:color w:val="000000" w:themeColor="text1"/>
      <w:kern w:val="28"/>
      <w:sz w:val="22"/>
      <w:szCs w:val="20"/>
    </w:rPr>
  </w:style>
  <w:style w:type="character" w:styleId="CommentReference">
    <w:name w:val="annotation reference"/>
    <w:basedOn w:val="DefaultParagraphFont"/>
    <w:semiHidden/>
    <w:unhideWhenUsed/>
    <w:rsid w:val="004043B4"/>
    <w:rPr>
      <w:sz w:val="16"/>
      <w:szCs w:val="16"/>
    </w:rPr>
  </w:style>
  <w:style w:type="paragraph" w:styleId="CommentText">
    <w:name w:val="annotation text"/>
    <w:basedOn w:val="Normal"/>
    <w:link w:val="CommentTextChar"/>
    <w:semiHidden/>
    <w:unhideWhenUsed/>
    <w:rsid w:val="004043B4"/>
    <w:rPr>
      <w:sz w:val="20"/>
      <w:szCs w:val="20"/>
    </w:rPr>
  </w:style>
  <w:style w:type="character" w:customStyle="1" w:styleId="CommentTextChar">
    <w:name w:val="Comment Text Char"/>
    <w:basedOn w:val="DefaultParagraphFont"/>
    <w:link w:val="CommentText"/>
    <w:semiHidden/>
    <w:rsid w:val="004043B4"/>
    <w:rPr>
      <w:sz w:val="20"/>
      <w:szCs w:val="20"/>
    </w:rPr>
  </w:style>
  <w:style w:type="paragraph" w:styleId="CommentSubject">
    <w:name w:val="annotation subject"/>
    <w:basedOn w:val="CommentText"/>
    <w:next w:val="CommentText"/>
    <w:link w:val="CommentSubjectChar"/>
    <w:semiHidden/>
    <w:unhideWhenUsed/>
    <w:rsid w:val="004043B4"/>
    <w:rPr>
      <w:b/>
      <w:bCs/>
    </w:rPr>
  </w:style>
  <w:style w:type="character" w:customStyle="1" w:styleId="CommentSubjectChar">
    <w:name w:val="Comment Subject Char"/>
    <w:basedOn w:val="CommentTextChar"/>
    <w:link w:val="CommentSubject"/>
    <w:semiHidden/>
    <w:rsid w:val="004043B4"/>
    <w:rPr>
      <w:b/>
      <w:bCs/>
      <w:sz w:val="20"/>
      <w:szCs w:val="20"/>
    </w:rPr>
  </w:style>
  <w:style w:type="paragraph" w:styleId="Revision">
    <w:name w:val="Revision"/>
    <w:hidden/>
    <w:semiHidden/>
    <w:rsid w:val="001A467D"/>
    <w:pPr>
      <w:spacing w:after="0"/>
    </w:pPr>
  </w:style>
  <w:style w:type="character" w:styleId="FollowedHyperlink">
    <w:name w:val="FollowedHyperlink"/>
    <w:basedOn w:val="DefaultParagraphFont"/>
    <w:rsid w:val="004854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Row-_and_column-major_order" TargetMode="External"/><Relationship Id="rId2" Type="http://schemas.openxmlformats.org/officeDocument/2006/relationships/numbering" Target="numbering.xml"/><Relationship Id="rId16" Type="http://schemas.openxmlformats.org/officeDocument/2006/relationships/hyperlink" Target="https://en.wikipedia.org/wiki/Row-_and_column-major_ord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n.wikipedia.org/wiki/Row-_and_column-major_order" TargetMode="Externa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EB245-EAD7-4BA6-B109-F441FFE55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11100</Words>
  <Characters>63275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Advanced Energy System Design (AESD): Technical Manual for the Records API (NREL TP-6A20-68924)</vt:lpstr>
    </vt:vector>
  </TitlesOfParts>
  <Company>NREL</Company>
  <LinksUpToDate>false</LinksUpToDate>
  <CharactersWithSpaces>74227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Energy System Design (AESD): Technical Manual for the Records API (NREL TP-6A20-68924)</dc:title>
  <dc:creator>Nicholas Brunhart-Lupo;Brian Bush;Kenny Gruchalla;Michael Rossol National Renewable Energy Laboratory</dc:creator>
  <cp:lastModifiedBy>Bush, Brian</cp:lastModifiedBy>
  <cp:revision>2</cp:revision>
  <dcterms:created xsi:type="dcterms:W3CDTF">2017-10-24T18:05:00Z</dcterms:created>
  <dcterms:modified xsi:type="dcterms:W3CDTF">2017-10-24T18:05:00Z</dcterms:modified>
</cp:coreProperties>
</file>